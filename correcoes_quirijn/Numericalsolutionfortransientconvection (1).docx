
<file path=[Content_Types].xml><?xml version="1.0" encoding="utf-8"?>
<Types xmlns="http://schemas.openxmlformats.org/package/2006/content-types">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356F3C" w:rsidRDefault="00356F3C">
      <w:pPr>
        <w:spacing w:after="0" w:line="240" w:lineRule="auto"/>
        <w:jc w:val="center"/>
        <w:rPr>
          <w:rFonts w:ascii="Times New Roman" w:eastAsia="LM Roman 9" w:hAnsi="Times New Roman" w:cs="Times New Roman"/>
          <w:b/>
          <w:sz w:val="24"/>
          <w:szCs w:val="24"/>
        </w:rPr>
      </w:pPr>
      <w:r w:rsidRPr="00356F3C">
        <w:rPr>
          <w:rFonts w:ascii="Times New Roman" w:eastAsia="LM Roman 9" w:hAnsi="Times New Roman" w:cs="Times New Roman"/>
          <w:b/>
          <w:sz w:val="24"/>
          <w:szCs w:val="24"/>
          <w:highlight w:val="yellow"/>
        </w:rPr>
        <w:t xml:space="preserve">[Utilize </w:t>
      </w:r>
      <w:proofErr w:type="spellStart"/>
      <w:r w:rsidRPr="00356F3C">
        <w:rPr>
          <w:rFonts w:ascii="Times New Roman" w:eastAsia="LM Roman 9" w:hAnsi="Times New Roman" w:cs="Times New Roman"/>
          <w:b/>
          <w:sz w:val="24"/>
          <w:szCs w:val="24"/>
          <w:highlight w:val="yellow"/>
        </w:rPr>
        <w:t>espeçamento</w:t>
      </w:r>
      <w:proofErr w:type="spellEnd"/>
      <w:r w:rsidRPr="00356F3C">
        <w:rPr>
          <w:rFonts w:ascii="Times New Roman" w:eastAsia="LM Roman 9" w:hAnsi="Times New Roman" w:cs="Times New Roman"/>
          <w:b/>
          <w:sz w:val="24"/>
          <w:szCs w:val="24"/>
          <w:highlight w:val="yellow"/>
        </w:rPr>
        <w:t xml:space="preserve"> 1</w:t>
      </w:r>
      <w:proofErr w:type="gramStart"/>
      <w:r w:rsidRPr="00356F3C">
        <w:rPr>
          <w:rFonts w:ascii="Times New Roman" w:eastAsia="LM Roman 9" w:hAnsi="Times New Roman" w:cs="Times New Roman"/>
          <w:b/>
          <w:sz w:val="24"/>
          <w:szCs w:val="24"/>
          <w:highlight w:val="yellow"/>
        </w:rPr>
        <w:t>,5</w:t>
      </w:r>
      <w:proofErr w:type="gramEnd"/>
      <w:r w:rsidRPr="00356F3C">
        <w:rPr>
          <w:rFonts w:ascii="Times New Roman" w:eastAsia="LM Roman 9" w:hAnsi="Times New Roman" w:cs="Times New Roman"/>
          <w:b/>
          <w:sz w:val="24"/>
          <w:szCs w:val="24"/>
          <w:highlight w:val="yellow"/>
        </w:rPr>
        <w:t xml:space="preserve">; </w:t>
      </w:r>
      <w:proofErr w:type="spellStart"/>
      <w:r w:rsidRPr="00356F3C">
        <w:rPr>
          <w:rFonts w:ascii="Times New Roman" w:eastAsia="LM Roman 9" w:hAnsi="Times New Roman" w:cs="Times New Roman"/>
          <w:b/>
          <w:sz w:val="24"/>
          <w:szCs w:val="24"/>
          <w:highlight w:val="yellow"/>
        </w:rPr>
        <w:t>verifique</w:t>
      </w:r>
      <w:proofErr w:type="spellEnd"/>
      <w:r w:rsidRPr="00356F3C">
        <w:rPr>
          <w:rFonts w:ascii="Times New Roman" w:eastAsia="LM Roman 9" w:hAnsi="Times New Roman" w:cs="Times New Roman"/>
          <w:b/>
          <w:sz w:val="24"/>
          <w:szCs w:val="24"/>
          <w:highlight w:val="yellow"/>
        </w:rPr>
        <w:t xml:space="preserve"> </w:t>
      </w:r>
      <w:proofErr w:type="spellStart"/>
      <w:r w:rsidRPr="00356F3C">
        <w:rPr>
          <w:rFonts w:ascii="Times New Roman" w:eastAsia="LM Roman 9" w:hAnsi="Times New Roman" w:cs="Times New Roman"/>
          <w:b/>
          <w:sz w:val="24"/>
          <w:szCs w:val="24"/>
          <w:highlight w:val="yellow"/>
        </w:rPr>
        <w:t>nas</w:t>
      </w:r>
      <w:proofErr w:type="spellEnd"/>
      <w:r w:rsidRPr="00356F3C">
        <w:rPr>
          <w:rFonts w:ascii="Times New Roman" w:eastAsia="LM Roman 9" w:hAnsi="Times New Roman" w:cs="Times New Roman"/>
          <w:b/>
          <w:sz w:val="24"/>
          <w:szCs w:val="24"/>
          <w:highlight w:val="yellow"/>
        </w:rPr>
        <w:t xml:space="preserve"> </w:t>
      </w:r>
      <w:proofErr w:type="spellStart"/>
      <w:r w:rsidRPr="00356F3C">
        <w:rPr>
          <w:rFonts w:ascii="Times New Roman" w:eastAsia="LM Roman 9" w:hAnsi="Times New Roman" w:cs="Times New Roman"/>
          <w:b/>
          <w:sz w:val="24"/>
          <w:szCs w:val="24"/>
          <w:highlight w:val="yellow"/>
        </w:rPr>
        <w:t>normas</w:t>
      </w:r>
      <w:proofErr w:type="spellEnd"/>
      <w:r w:rsidRPr="00356F3C">
        <w:rPr>
          <w:rFonts w:ascii="Times New Roman" w:eastAsia="LM Roman 9" w:hAnsi="Times New Roman" w:cs="Times New Roman"/>
          <w:b/>
          <w:sz w:val="24"/>
          <w:szCs w:val="24"/>
          <w:highlight w:val="yellow"/>
        </w:rPr>
        <w:t xml:space="preserve"> </w:t>
      </w:r>
      <w:proofErr w:type="spellStart"/>
      <w:r w:rsidRPr="00356F3C">
        <w:rPr>
          <w:rFonts w:ascii="Times New Roman" w:eastAsia="LM Roman 9" w:hAnsi="Times New Roman" w:cs="Times New Roman"/>
          <w:b/>
          <w:sz w:val="24"/>
          <w:szCs w:val="24"/>
          <w:highlight w:val="yellow"/>
        </w:rPr>
        <w:t>para</w:t>
      </w:r>
      <w:proofErr w:type="spellEnd"/>
      <w:r w:rsidRPr="00356F3C">
        <w:rPr>
          <w:rFonts w:ascii="Times New Roman" w:eastAsia="LM Roman 9" w:hAnsi="Times New Roman" w:cs="Times New Roman"/>
          <w:b/>
          <w:sz w:val="24"/>
          <w:szCs w:val="24"/>
          <w:highlight w:val="yellow"/>
        </w:rPr>
        <w:t xml:space="preserve"> </w:t>
      </w:r>
      <w:proofErr w:type="spellStart"/>
      <w:r w:rsidRPr="00356F3C">
        <w:rPr>
          <w:rFonts w:ascii="Times New Roman" w:eastAsia="LM Roman 9" w:hAnsi="Times New Roman" w:cs="Times New Roman"/>
          <w:b/>
          <w:sz w:val="24"/>
          <w:szCs w:val="24"/>
          <w:highlight w:val="yellow"/>
        </w:rPr>
        <w:t>teses</w:t>
      </w:r>
      <w:proofErr w:type="spellEnd"/>
      <w:r w:rsidRPr="00356F3C">
        <w:rPr>
          <w:rFonts w:ascii="Times New Roman" w:eastAsia="LM Roman 9" w:hAnsi="Times New Roman" w:cs="Times New Roman"/>
          <w:b/>
          <w:sz w:val="24"/>
          <w:szCs w:val="24"/>
          <w:highlight w:val="yellow"/>
        </w:rPr>
        <w:t xml:space="preserve"> </w:t>
      </w:r>
      <w:proofErr w:type="spellStart"/>
      <w:r w:rsidRPr="00356F3C">
        <w:rPr>
          <w:rFonts w:ascii="Times New Roman" w:eastAsia="LM Roman 9" w:hAnsi="Times New Roman" w:cs="Times New Roman"/>
          <w:b/>
          <w:sz w:val="24"/>
          <w:szCs w:val="24"/>
          <w:highlight w:val="yellow"/>
        </w:rPr>
        <w:t>da</w:t>
      </w:r>
      <w:proofErr w:type="spellEnd"/>
      <w:r w:rsidRPr="00356F3C">
        <w:rPr>
          <w:rFonts w:ascii="Times New Roman" w:eastAsia="LM Roman 9" w:hAnsi="Times New Roman" w:cs="Times New Roman"/>
          <w:b/>
          <w:sz w:val="24"/>
          <w:szCs w:val="24"/>
          <w:highlight w:val="yellow"/>
        </w:rPr>
        <w:t xml:space="preserve"> ESALQ </w:t>
      </w:r>
      <w:proofErr w:type="spellStart"/>
      <w:r w:rsidRPr="00356F3C">
        <w:rPr>
          <w:rFonts w:ascii="Times New Roman" w:eastAsia="LM Roman 9" w:hAnsi="Times New Roman" w:cs="Times New Roman"/>
          <w:b/>
          <w:sz w:val="24"/>
          <w:szCs w:val="24"/>
          <w:highlight w:val="yellow"/>
        </w:rPr>
        <w:t>outras</w:t>
      </w:r>
      <w:proofErr w:type="spellEnd"/>
      <w:r w:rsidRPr="00356F3C">
        <w:rPr>
          <w:rFonts w:ascii="Times New Roman" w:eastAsia="LM Roman 9" w:hAnsi="Times New Roman" w:cs="Times New Roman"/>
          <w:b/>
          <w:sz w:val="24"/>
          <w:szCs w:val="24"/>
          <w:highlight w:val="yellow"/>
        </w:rPr>
        <w:t xml:space="preserve"> </w:t>
      </w:r>
      <w:proofErr w:type="spellStart"/>
      <w:r w:rsidRPr="00356F3C">
        <w:rPr>
          <w:rFonts w:ascii="Times New Roman" w:eastAsia="LM Roman 9" w:hAnsi="Times New Roman" w:cs="Times New Roman"/>
          <w:b/>
          <w:sz w:val="24"/>
          <w:szCs w:val="24"/>
          <w:highlight w:val="yellow"/>
        </w:rPr>
        <w:t>exigências</w:t>
      </w:r>
      <w:proofErr w:type="spellEnd"/>
      <w:r w:rsidRPr="00356F3C">
        <w:rPr>
          <w:rFonts w:ascii="Times New Roman" w:eastAsia="LM Roman 9" w:hAnsi="Times New Roman" w:cs="Times New Roman"/>
          <w:b/>
          <w:sz w:val="24"/>
          <w:szCs w:val="24"/>
          <w:highlight w:val="yellow"/>
        </w:rPr>
        <w:t xml:space="preserve">, e </w:t>
      </w:r>
      <w:proofErr w:type="spellStart"/>
      <w:r w:rsidRPr="00356F3C">
        <w:rPr>
          <w:rFonts w:ascii="Times New Roman" w:eastAsia="LM Roman 9" w:hAnsi="Times New Roman" w:cs="Times New Roman"/>
          <w:b/>
          <w:sz w:val="24"/>
          <w:szCs w:val="24"/>
          <w:highlight w:val="yellow"/>
        </w:rPr>
        <w:t>já</w:t>
      </w:r>
      <w:proofErr w:type="spellEnd"/>
      <w:r w:rsidRPr="00356F3C">
        <w:rPr>
          <w:rFonts w:ascii="Times New Roman" w:eastAsia="LM Roman 9" w:hAnsi="Times New Roman" w:cs="Times New Roman"/>
          <w:b/>
          <w:sz w:val="24"/>
          <w:szCs w:val="24"/>
          <w:highlight w:val="yellow"/>
        </w:rPr>
        <w:t xml:space="preserve"> </w:t>
      </w:r>
      <w:proofErr w:type="spellStart"/>
      <w:r w:rsidRPr="00356F3C">
        <w:rPr>
          <w:rFonts w:ascii="Times New Roman" w:eastAsia="LM Roman 9" w:hAnsi="Times New Roman" w:cs="Times New Roman"/>
          <w:b/>
          <w:sz w:val="24"/>
          <w:szCs w:val="24"/>
          <w:highlight w:val="yellow"/>
        </w:rPr>
        <w:t>faça</w:t>
      </w:r>
      <w:proofErr w:type="spellEnd"/>
      <w:r w:rsidRPr="00356F3C">
        <w:rPr>
          <w:rFonts w:ascii="Times New Roman" w:eastAsia="LM Roman 9" w:hAnsi="Times New Roman" w:cs="Times New Roman"/>
          <w:b/>
          <w:sz w:val="24"/>
          <w:szCs w:val="24"/>
          <w:highlight w:val="yellow"/>
        </w:rPr>
        <w:t xml:space="preserve"> de </w:t>
      </w:r>
      <w:proofErr w:type="spellStart"/>
      <w:r w:rsidRPr="00356F3C">
        <w:rPr>
          <w:rFonts w:ascii="Times New Roman" w:eastAsia="LM Roman 9" w:hAnsi="Times New Roman" w:cs="Times New Roman"/>
          <w:b/>
          <w:sz w:val="24"/>
          <w:szCs w:val="24"/>
          <w:highlight w:val="yellow"/>
        </w:rPr>
        <w:t>acordo</w:t>
      </w:r>
      <w:proofErr w:type="spellEnd"/>
      <w:r w:rsidRPr="00356F3C">
        <w:rPr>
          <w:rFonts w:ascii="Times New Roman" w:eastAsia="LM Roman 9" w:hAnsi="Times New Roman" w:cs="Times New Roman"/>
          <w:b/>
          <w:sz w:val="24"/>
          <w:szCs w:val="24"/>
          <w:highlight w:val="yellow"/>
        </w:rPr>
        <w:t xml:space="preserve"> com </w:t>
      </w:r>
      <w:proofErr w:type="spellStart"/>
      <w:r w:rsidRPr="00356F3C">
        <w:rPr>
          <w:rFonts w:ascii="Times New Roman" w:eastAsia="LM Roman 9" w:hAnsi="Times New Roman" w:cs="Times New Roman"/>
          <w:b/>
          <w:sz w:val="24"/>
          <w:szCs w:val="24"/>
          <w:highlight w:val="yellow"/>
        </w:rPr>
        <w:t>essas</w:t>
      </w:r>
      <w:proofErr w:type="spellEnd"/>
      <w:r w:rsidRPr="00356F3C">
        <w:rPr>
          <w:rFonts w:ascii="Times New Roman" w:eastAsia="LM Roman 9" w:hAnsi="Times New Roman" w:cs="Times New Roman"/>
          <w:b/>
          <w:sz w:val="24"/>
          <w:szCs w:val="24"/>
          <w:highlight w:val="yellow"/>
        </w:rPr>
        <w:t xml:space="preserve"> </w:t>
      </w:r>
      <w:proofErr w:type="spellStart"/>
      <w:r w:rsidRPr="00356F3C">
        <w:rPr>
          <w:rFonts w:ascii="Times New Roman" w:eastAsia="LM Roman 9" w:hAnsi="Times New Roman" w:cs="Times New Roman"/>
          <w:b/>
          <w:sz w:val="24"/>
          <w:szCs w:val="24"/>
          <w:highlight w:val="yellow"/>
        </w:rPr>
        <w:t>normas</w:t>
      </w:r>
      <w:proofErr w:type="spellEnd"/>
      <w:r w:rsidRPr="00356F3C">
        <w:rPr>
          <w:rFonts w:ascii="Times New Roman" w:eastAsia="LM Roman 9" w:hAnsi="Times New Roman" w:cs="Times New Roman"/>
          <w:b/>
          <w:sz w:val="24"/>
          <w:szCs w:val="24"/>
          <w:highlight w:val="yellow"/>
        </w:rPr>
        <w:t>]</w:t>
      </w:r>
    </w:p>
    <w:p w:rsidR="005754C2" w:rsidRPr="00C2703D" w:rsidRDefault="00302D4E">
      <w:pPr>
        <w:spacing w:after="0" w:line="240" w:lineRule="auto"/>
        <w:jc w:val="center"/>
        <w:rPr>
          <w:rFonts w:ascii="Times New Roman" w:hAnsi="Times New Roman" w:cs="Times New Roman"/>
          <w:sz w:val="24"/>
          <w:szCs w:val="24"/>
        </w:rPr>
      </w:pPr>
      <w:r w:rsidRPr="00C2703D">
        <w:rPr>
          <w:rFonts w:ascii="Times New Roman" w:eastAsia="LM Roman 9" w:hAnsi="Times New Roman" w:cs="Times New Roman"/>
          <w:b/>
          <w:sz w:val="24"/>
          <w:szCs w:val="24"/>
        </w:rPr>
        <w:t>Numerical solution for transient convection-dispersion equation</w:t>
      </w:r>
    </w:p>
    <w:p w:rsidR="005754C2" w:rsidRPr="00C2703D" w:rsidRDefault="00302D4E">
      <w:pPr>
        <w:spacing w:after="0" w:line="240" w:lineRule="auto"/>
        <w:jc w:val="center"/>
        <w:rPr>
          <w:rFonts w:ascii="Times New Roman" w:hAnsi="Times New Roman" w:cs="Times New Roman"/>
          <w:sz w:val="24"/>
          <w:szCs w:val="24"/>
        </w:rPr>
      </w:pPr>
      <w:r w:rsidRPr="00C2703D">
        <w:rPr>
          <w:rFonts w:ascii="Times New Roman" w:eastAsia="LM Roman 9" w:hAnsi="Times New Roman" w:cs="Times New Roman"/>
          <w:sz w:val="24"/>
          <w:szCs w:val="24"/>
        </w:rPr>
        <w:t xml:space="preserve">By Andre Herman </w:t>
      </w:r>
      <w:proofErr w:type="spellStart"/>
      <w:r w:rsidRPr="00C2703D">
        <w:rPr>
          <w:rFonts w:ascii="Times New Roman" w:eastAsia="LM Roman 9" w:hAnsi="Times New Roman" w:cs="Times New Roman"/>
          <w:sz w:val="24"/>
          <w:szCs w:val="24"/>
        </w:rPr>
        <w:t>Freire</w:t>
      </w:r>
      <w:proofErr w:type="spellEnd"/>
      <w:r w:rsidRPr="00C2703D">
        <w:rPr>
          <w:rFonts w:ascii="Times New Roman" w:eastAsia="LM Roman 9" w:hAnsi="Times New Roman" w:cs="Times New Roman"/>
          <w:sz w:val="24"/>
          <w:szCs w:val="24"/>
        </w:rPr>
        <w:t xml:space="preserve"> </w:t>
      </w:r>
      <w:proofErr w:type="spellStart"/>
      <w:r w:rsidRPr="00C2703D">
        <w:rPr>
          <w:rFonts w:ascii="Times New Roman" w:eastAsia="LM Roman 9" w:hAnsi="Times New Roman" w:cs="Times New Roman"/>
          <w:sz w:val="24"/>
          <w:szCs w:val="24"/>
        </w:rPr>
        <w:t>Bezerra</w:t>
      </w:r>
      <w:proofErr w:type="spellEnd"/>
    </w:p>
    <w:p w:rsidR="005754C2" w:rsidRPr="00C2703D" w:rsidRDefault="005754C2">
      <w:pPr>
        <w:spacing w:after="0" w:line="240" w:lineRule="auto"/>
        <w:jc w:val="both"/>
        <w:rPr>
          <w:rFonts w:ascii="Times New Roman" w:hAnsi="Times New Roman" w:cs="Times New Roman"/>
          <w:sz w:val="24"/>
          <w:szCs w:val="24"/>
        </w:rPr>
      </w:pPr>
    </w:p>
    <w:p w:rsidR="005754C2" w:rsidRPr="00C2703D" w:rsidRDefault="00302D4E">
      <w:pPr>
        <w:spacing w:after="0" w:line="240" w:lineRule="auto"/>
        <w:jc w:val="both"/>
        <w:rPr>
          <w:rFonts w:ascii="Times New Roman" w:hAnsi="Times New Roman" w:cs="Times New Roman"/>
          <w:sz w:val="24"/>
          <w:szCs w:val="24"/>
        </w:rPr>
      </w:pPr>
      <w:r w:rsidRPr="00C2703D">
        <w:rPr>
          <w:rFonts w:ascii="Times New Roman" w:eastAsia="LM Roman 9" w:hAnsi="Times New Roman" w:cs="Times New Roman"/>
          <w:b/>
          <w:sz w:val="24"/>
          <w:szCs w:val="24"/>
        </w:rPr>
        <w:t xml:space="preserve">1. </w:t>
      </w:r>
      <w:commentRangeStart w:id="0"/>
      <w:r w:rsidRPr="00C2703D">
        <w:rPr>
          <w:rFonts w:ascii="Times New Roman" w:eastAsia="LM Roman 9" w:hAnsi="Times New Roman" w:cs="Times New Roman"/>
          <w:b/>
          <w:sz w:val="24"/>
          <w:szCs w:val="24"/>
        </w:rPr>
        <w:t>Introduction</w:t>
      </w:r>
      <w:commentRangeEnd w:id="0"/>
      <w:r w:rsidR="00252387">
        <w:rPr>
          <w:rStyle w:val="Refdecomentrio"/>
        </w:rPr>
        <w:commentReference w:id="0"/>
      </w:r>
    </w:p>
    <w:p w:rsidR="005754C2" w:rsidRPr="00C2703D" w:rsidRDefault="005754C2">
      <w:pPr>
        <w:spacing w:after="0" w:line="240" w:lineRule="auto"/>
        <w:jc w:val="both"/>
        <w:rPr>
          <w:rFonts w:ascii="Times New Roman" w:hAnsi="Times New Roman" w:cs="Times New Roman"/>
          <w:sz w:val="24"/>
          <w:szCs w:val="24"/>
        </w:rPr>
      </w:pPr>
    </w:p>
    <w:p w:rsidR="005754C2" w:rsidRPr="0018490B" w:rsidRDefault="00302D4E">
      <w:pPr>
        <w:spacing w:after="0" w:line="240" w:lineRule="auto"/>
        <w:ind w:firstLine="450"/>
        <w:jc w:val="both"/>
        <w:rPr>
          <w:rFonts w:ascii="Times New Roman" w:eastAsia="LM Roman 9" w:hAnsi="Times New Roman" w:cs="Times New Roman"/>
          <w:color w:val="000000" w:themeColor="text1"/>
          <w:sz w:val="24"/>
          <w:szCs w:val="24"/>
        </w:rPr>
      </w:pPr>
      <w:r w:rsidRPr="0018490B">
        <w:rPr>
          <w:rFonts w:ascii="Times New Roman" w:eastAsia="LM Roman 9" w:hAnsi="Times New Roman" w:cs="Times New Roman"/>
          <w:color w:val="000000" w:themeColor="text1"/>
          <w:sz w:val="24"/>
          <w:szCs w:val="24"/>
        </w:rPr>
        <w:t xml:space="preserve">In this work, a numerical solution for the equation of convection-dispersion is proposed, assuming a soil concentration dependent solute uptake as the boundary condition at root surface given by the </w:t>
      </w:r>
      <w:proofErr w:type="spellStart"/>
      <w:r w:rsidRPr="0018490B">
        <w:rPr>
          <w:rFonts w:ascii="Times New Roman" w:eastAsia="LM Roman 9" w:hAnsi="Times New Roman" w:cs="Times New Roman"/>
          <w:color w:val="000000" w:themeColor="text1"/>
          <w:sz w:val="24"/>
          <w:szCs w:val="24"/>
        </w:rPr>
        <w:t>Michaelis-Menten</w:t>
      </w:r>
      <w:proofErr w:type="spellEnd"/>
      <w:r w:rsidRPr="0018490B">
        <w:rPr>
          <w:rFonts w:ascii="Times New Roman" w:eastAsia="LM Roman 9" w:hAnsi="Times New Roman" w:cs="Times New Roman"/>
          <w:color w:val="000000" w:themeColor="text1"/>
          <w:sz w:val="24"/>
          <w:szCs w:val="24"/>
        </w:rPr>
        <w:t xml:space="preserve"> </w:t>
      </w:r>
      <w:r w:rsidR="0018490B">
        <w:rPr>
          <w:rFonts w:ascii="Times New Roman" w:eastAsia="LM Roman 9" w:hAnsi="Times New Roman" w:cs="Times New Roman"/>
          <w:color w:val="000000" w:themeColor="text1"/>
          <w:sz w:val="24"/>
          <w:szCs w:val="24"/>
        </w:rPr>
        <w:t xml:space="preserve">(MM) </w:t>
      </w:r>
      <w:r w:rsidRPr="0018490B">
        <w:rPr>
          <w:rFonts w:ascii="Times New Roman" w:eastAsia="LM Roman 9" w:hAnsi="Times New Roman" w:cs="Times New Roman"/>
          <w:color w:val="000000" w:themeColor="text1"/>
          <w:sz w:val="24"/>
          <w:szCs w:val="24"/>
        </w:rPr>
        <w:t xml:space="preserve">equation. The proposed model is compared with a no solute uptake (de </w:t>
      </w:r>
      <w:proofErr w:type="spellStart"/>
      <w:r w:rsidRPr="0018490B">
        <w:rPr>
          <w:rFonts w:ascii="Times New Roman" w:eastAsia="LM Roman 9" w:hAnsi="Times New Roman" w:cs="Times New Roman"/>
          <w:color w:val="000000" w:themeColor="text1"/>
          <w:sz w:val="24"/>
          <w:szCs w:val="24"/>
        </w:rPr>
        <w:t>Jong</w:t>
      </w:r>
      <w:proofErr w:type="spellEnd"/>
      <w:r w:rsidRPr="0018490B">
        <w:rPr>
          <w:rFonts w:ascii="Times New Roman" w:eastAsia="LM Roman 9" w:hAnsi="Times New Roman" w:cs="Times New Roman"/>
          <w:color w:val="000000" w:themeColor="text1"/>
          <w:sz w:val="24"/>
          <w:szCs w:val="24"/>
        </w:rPr>
        <w:t xml:space="preserve"> van </w:t>
      </w:r>
      <w:proofErr w:type="spellStart"/>
      <w:r w:rsidRPr="0018490B">
        <w:rPr>
          <w:rFonts w:ascii="Times New Roman" w:eastAsia="LM Roman 9" w:hAnsi="Times New Roman" w:cs="Times New Roman"/>
          <w:color w:val="000000" w:themeColor="text1"/>
          <w:sz w:val="24"/>
          <w:szCs w:val="24"/>
        </w:rPr>
        <w:t>Lier</w:t>
      </w:r>
      <w:proofErr w:type="spellEnd"/>
      <w:r w:rsidRPr="0018490B">
        <w:rPr>
          <w:rFonts w:ascii="Times New Roman" w:eastAsia="LM Roman 9" w:hAnsi="Times New Roman" w:cs="Times New Roman"/>
          <w:color w:val="000000" w:themeColor="text1"/>
          <w:sz w:val="24"/>
          <w:szCs w:val="24"/>
        </w:rPr>
        <w:t xml:space="preserve"> et al. </w:t>
      </w:r>
      <w:r w:rsidR="00021D26">
        <w:rPr>
          <w:rFonts w:ascii="Times New Roman" w:eastAsia="LM Roman 9" w:hAnsi="Times New Roman" w:cs="Times New Roman"/>
          <w:color w:val="000000" w:themeColor="text1"/>
          <w:sz w:val="24"/>
          <w:szCs w:val="24"/>
        </w:rPr>
        <w:t>(2009</w:t>
      </w:r>
      <w:r w:rsidRPr="0018490B">
        <w:rPr>
          <w:rFonts w:ascii="Times New Roman" w:eastAsia="LM Roman 9" w:hAnsi="Times New Roman" w:cs="Times New Roman"/>
          <w:color w:val="000000" w:themeColor="text1"/>
          <w:sz w:val="24"/>
          <w:szCs w:val="24"/>
        </w:rPr>
        <w:t xml:space="preserve">) and a constant solute uptake (de </w:t>
      </w:r>
      <w:proofErr w:type="spellStart"/>
      <w:r w:rsidRPr="0018490B">
        <w:rPr>
          <w:rFonts w:ascii="Times New Roman" w:eastAsia="LM Roman 9" w:hAnsi="Times New Roman" w:cs="Times New Roman"/>
          <w:color w:val="000000" w:themeColor="text1"/>
          <w:sz w:val="24"/>
          <w:szCs w:val="24"/>
        </w:rPr>
        <w:t>Willigen</w:t>
      </w:r>
      <w:proofErr w:type="spellEnd"/>
      <w:r w:rsidRPr="0018490B">
        <w:rPr>
          <w:rFonts w:ascii="Times New Roman" w:eastAsia="LM Roman 9" w:hAnsi="Times New Roman" w:cs="Times New Roman"/>
          <w:color w:val="000000" w:themeColor="text1"/>
          <w:sz w:val="24"/>
          <w:szCs w:val="24"/>
        </w:rPr>
        <w:t xml:space="preserve"> and de </w:t>
      </w:r>
      <w:proofErr w:type="spellStart"/>
      <w:r w:rsidRPr="0018490B">
        <w:rPr>
          <w:rFonts w:ascii="Times New Roman" w:eastAsia="LM Roman 9" w:hAnsi="Times New Roman" w:cs="Times New Roman"/>
          <w:color w:val="000000" w:themeColor="text1"/>
          <w:sz w:val="24"/>
          <w:szCs w:val="24"/>
        </w:rPr>
        <w:t>Noordwijk</w:t>
      </w:r>
      <w:proofErr w:type="spellEnd"/>
      <w:r w:rsidRPr="0018490B">
        <w:rPr>
          <w:rFonts w:ascii="Times New Roman" w:eastAsia="LM Roman 9" w:hAnsi="Times New Roman" w:cs="Times New Roman"/>
          <w:color w:val="000000" w:themeColor="text1"/>
          <w:sz w:val="24"/>
          <w:szCs w:val="24"/>
        </w:rPr>
        <w:t xml:space="preserve"> </w:t>
      </w:r>
      <w:r w:rsidR="00021D26">
        <w:rPr>
          <w:rFonts w:ascii="Times New Roman" w:eastAsia="LM Roman 9" w:hAnsi="Times New Roman" w:cs="Times New Roman"/>
          <w:color w:val="000000" w:themeColor="text1"/>
          <w:sz w:val="24"/>
          <w:szCs w:val="24"/>
        </w:rPr>
        <w:t>(1994)</w:t>
      </w:r>
      <w:r w:rsidRPr="0018490B">
        <w:rPr>
          <w:rFonts w:ascii="Times New Roman" w:eastAsia="LM Roman 9" w:hAnsi="Times New Roman" w:cs="Times New Roman"/>
          <w:color w:val="000000" w:themeColor="text1"/>
          <w:sz w:val="24"/>
          <w:szCs w:val="24"/>
        </w:rPr>
        <w:t xml:space="preserve"> numerical models, as well as with an analytical model</w:t>
      </w:r>
      <w:r w:rsidR="004E0C6D" w:rsidRPr="0018490B">
        <w:rPr>
          <w:rFonts w:ascii="Times New Roman" w:eastAsia="LM Roman 9" w:hAnsi="Times New Roman" w:cs="Times New Roman"/>
          <w:color w:val="000000" w:themeColor="text1"/>
          <w:sz w:val="24"/>
          <w:szCs w:val="24"/>
        </w:rPr>
        <w:t xml:space="preserve"> which uses steady-state condition</w:t>
      </w:r>
      <w:r w:rsidRPr="0018490B">
        <w:rPr>
          <w:rFonts w:ascii="Times New Roman" w:eastAsia="LM Roman 9" w:hAnsi="Times New Roman" w:cs="Times New Roman"/>
          <w:color w:val="000000" w:themeColor="text1"/>
          <w:sz w:val="24"/>
          <w:szCs w:val="24"/>
        </w:rPr>
        <w:t xml:space="preserve"> </w:t>
      </w:r>
      <w:r w:rsidR="008A6133" w:rsidRPr="0018490B">
        <w:rPr>
          <w:rFonts w:ascii="Times New Roman" w:eastAsia="LM Roman 9" w:hAnsi="Times New Roman" w:cs="Times New Roman"/>
          <w:color w:val="000000" w:themeColor="text1"/>
          <w:sz w:val="24"/>
          <w:szCs w:val="24"/>
        </w:rPr>
        <w:t xml:space="preserve">for water content </w:t>
      </w:r>
      <w:r w:rsidRPr="0018490B">
        <w:rPr>
          <w:rFonts w:ascii="Times New Roman" w:eastAsia="LM Roman 9" w:hAnsi="Times New Roman" w:cs="Times New Roman"/>
          <w:color w:val="000000" w:themeColor="text1"/>
          <w:sz w:val="24"/>
          <w:szCs w:val="24"/>
        </w:rPr>
        <w:t xml:space="preserve">(CUSHMAN, 1979). The numerical models consider a transient water flow, based on the work of de </w:t>
      </w:r>
      <w:proofErr w:type="spellStart"/>
      <w:r w:rsidRPr="0018490B">
        <w:rPr>
          <w:rFonts w:ascii="Times New Roman" w:eastAsia="LM Roman 9" w:hAnsi="Times New Roman" w:cs="Times New Roman"/>
          <w:color w:val="000000" w:themeColor="text1"/>
          <w:sz w:val="24"/>
          <w:szCs w:val="24"/>
        </w:rPr>
        <w:t>Jong</w:t>
      </w:r>
      <w:proofErr w:type="spellEnd"/>
      <w:r w:rsidRPr="0018490B">
        <w:rPr>
          <w:rFonts w:ascii="Times New Roman" w:eastAsia="LM Roman 9" w:hAnsi="Times New Roman" w:cs="Times New Roman"/>
          <w:color w:val="000000" w:themeColor="text1"/>
          <w:sz w:val="24"/>
          <w:szCs w:val="24"/>
        </w:rPr>
        <w:t xml:space="preserve"> van </w:t>
      </w:r>
      <w:proofErr w:type="spellStart"/>
      <w:r w:rsidRPr="0018490B">
        <w:rPr>
          <w:rFonts w:ascii="Times New Roman" w:eastAsia="LM Roman 9" w:hAnsi="Times New Roman" w:cs="Times New Roman"/>
          <w:color w:val="000000" w:themeColor="text1"/>
          <w:sz w:val="24"/>
          <w:szCs w:val="24"/>
        </w:rPr>
        <w:t>Lier</w:t>
      </w:r>
      <w:proofErr w:type="spellEnd"/>
      <w:r w:rsidRPr="0018490B">
        <w:rPr>
          <w:rFonts w:ascii="Times New Roman" w:eastAsia="LM Roman 9" w:hAnsi="Times New Roman" w:cs="Times New Roman"/>
          <w:color w:val="000000" w:themeColor="text1"/>
          <w:sz w:val="24"/>
          <w:szCs w:val="24"/>
        </w:rPr>
        <w:t xml:space="preserve"> et al. [10].</w:t>
      </w:r>
      <w:r w:rsidR="000550BE" w:rsidRPr="0018490B">
        <w:rPr>
          <w:rFonts w:ascii="Times New Roman" w:eastAsia="LM Roman 9" w:hAnsi="Times New Roman" w:cs="Times New Roman"/>
          <w:color w:val="000000" w:themeColor="text1"/>
          <w:sz w:val="24"/>
          <w:szCs w:val="24"/>
        </w:rPr>
        <w:t xml:space="preserve"> There are several numerical (Nye and Marriot (1979), </w:t>
      </w:r>
      <w:proofErr w:type="spellStart"/>
      <w:r w:rsidR="000550BE" w:rsidRPr="0018490B">
        <w:rPr>
          <w:rFonts w:ascii="Times New Roman" w:eastAsia="LM Roman 9" w:hAnsi="Times New Roman" w:cs="Times New Roman"/>
          <w:color w:val="000000" w:themeColor="text1"/>
          <w:sz w:val="24"/>
          <w:szCs w:val="24"/>
        </w:rPr>
        <w:t>Simunek</w:t>
      </w:r>
      <w:proofErr w:type="spellEnd"/>
      <w:r w:rsidR="000550BE" w:rsidRPr="0018490B">
        <w:rPr>
          <w:rFonts w:ascii="Times New Roman" w:eastAsia="LM Roman 9" w:hAnsi="Times New Roman" w:cs="Times New Roman"/>
          <w:color w:val="000000" w:themeColor="text1"/>
          <w:sz w:val="24"/>
          <w:szCs w:val="24"/>
        </w:rPr>
        <w:t xml:space="preserve"> and </w:t>
      </w:r>
      <w:proofErr w:type="spellStart"/>
      <w:r w:rsidR="000550BE" w:rsidRPr="0018490B">
        <w:rPr>
          <w:rFonts w:ascii="Times New Roman" w:eastAsia="LM Roman 9" w:hAnsi="Times New Roman" w:cs="Times New Roman"/>
          <w:color w:val="000000" w:themeColor="text1"/>
          <w:sz w:val="24"/>
          <w:szCs w:val="24"/>
        </w:rPr>
        <w:t>Hoppmans</w:t>
      </w:r>
      <w:proofErr w:type="spellEnd"/>
      <w:r w:rsidR="000550BE" w:rsidRPr="0018490B">
        <w:rPr>
          <w:rFonts w:ascii="Times New Roman" w:eastAsia="LM Roman 9" w:hAnsi="Times New Roman" w:cs="Times New Roman"/>
          <w:color w:val="000000" w:themeColor="text1"/>
          <w:sz w:val="24"/>
          <w:szCs w:val="24"/>
        </w:rPr>
        <w:t xml:space="preserve"> (2009) and analytical (</w:t>
      </w:r>
      <w:proofErr w:type="spellStart"/>
      <w:r w:rsidR="000550BE" w:rsidRPr="0018490B">
        <w:rPr>
          <w:rFonts w:ascii="Times New Roman" w:eastAsia="LM Roman 9" w:hAnsi="Times New Roman" w:cs="Times New Roman"/>
          <w:color w:val="000000" w:themeColor="text1"/>
          <w:sz w:val="24"/>
          <w:szCs w:val="24"/>
        </w:rPr>
        <w:t>Roose</w:t>
      </w:r>
      <w:proofErr w:type="spellEnd"/>
      <w:r w:rsidR="000550BE" w:rsidRPr="0018490B">
        <w:rPr>
          <w:rFonts w:ascii="Times New Roman" w:eastAsia="LM Roman 9" w:hAnsi="Times New Roman" w:cs="Times New Roman"/>
          <w:color w:val="000000" w:themeColor="text1"/>
          <w:sz w:val="24"/>
          <w:szCs w:val="24"/>
        </w:rPr>
        <w:t xml:space="preserve"> and Fowler (2001), Cush</w:t>
      </w:r>
      <w:r w:rsidR="0018490B">
        <w:rPr>
          <w:rFonts w:ascii="Times New Roman" w:eastAsia="LM Roman 9" w:hAnsi="Times New Roman" w:cs="Times New Roman"/>
          <w:color w:val="000000" w:themeColor="text1"/>
          <w:sz w:val="24"/>
          <w:szCs w:val="24"/>
        </w:rPr>
        <w:t xml:space="preserve">man (1979), de </w:t>
      </w:r>
      <w:proofErr w:type="spellStart"/>
      <w:r w:rsidR="0018490B">
        <w:rPr>
          <w:rFonts w:ascii="Times New Roman" w:eastAsia="LM Roman 9" w:hAnsi="Times New Roman" w:cs="Times New Roman"/>
          <w:color w:val="000000" w:themeColor="text1"/>
          <w:sz w:val="24"/>
          <w:szCs w:val="24"/>
        </w:rPr>
        <w:t>Willigen</w:t>
      </w:r>
      <w:proofErr w:type="spellEnd"/>
      <w:r w:rsidR="0018490B">
        <w:rPr>
          <w:rFonts w:ascii="Times New Roman" w:eastAsia="LM Roman 9" w:hAnsi="Times New Roman" w:cs="Times New Roman"/>
          <w:color w:val="000000" w:themeColor="text1"/>
          <w:sz w:val="24"/>
          <w:szCs w:val="24"/>
        </w:rPr>
        <w:t xml:space="preserve"> (1994)</w:t>
      </w:r>
      <w:r w:rsidR="000550BE" w:rsidRPr="0018490B">
        <w:rPr>
          <w:rFonts w:ascii="Times New Roman" w:eastAsia="LM Roman 9" w:hAnsi="Times New Roman" w:cs="Times New Roman"/>
          <w:color w:val="000000" w:themeColor="text1"/>
          <w:sz w:val="24"/>
          <w:szCs w:val="24"/>
        </w:rPr>
        <w:t xml:space="preserve"> models that describe water and solute uptake by the roots, each one with their own particularities, such as steady-state water flux solutions and different boundaries conditions at root surface. Feddes and </w:t>
      </w:r>
      <w:proofErr w:type="spellStart"/>
      <w:r w:rsidR="000550BE" w:rsidRPr="0018490B">
        <w:rPr>
          <w:rFonts w:ascii="Times New Roman" w:eastAsia="LM Roman 9" w:hAnsi="Times New Roman" w:cs="Times New Roman"/>
          <w:color w:val="000000" w:themeColor="text1"/>
          <w:sz w:val="24"/>
          <w:szCs w:val="24"/>
        </w:rPr>
        <w:t>Raats</w:t>
      </w:r>
      <w:proofErr w:type="spellEnd"/>
      <w:r w:rsidR="000550BE" w:rsidRPr="0018490B">
        <w:rPr>
          <w:rFonts w:ascii="Times New Roman" w:eastAsia="LM Roman 9" w:hAnsi="Times New Roman" w:cs="Times New Roman"/>
          <w:color w:val="000000" w:themeColor="text1"/>
          <w:sz w:val="24"/>
          <w:szCs w:val="24"/>
        </w:rPr>
        <w:t xml:space="preserve"> (2004), and </w:t>
      </w:r>
      <w:proofErr w:type="spellStart"/>
      <w:r w:rsidR="000550BE" w:rsidRPr="0018490B">
        <w:rPr>
          <w:rFonts w:ascii="Times New Roman" w:eastAsia="LM Roman 9" w:hAnsi="Times New Roman" w:cs="Times New Roman"/>
          <w:color w:val="000000" w:themeColor="text1"/>
          <w:sz w:val="24"/>
          <w:szCs w:val="24"/>
        </w:rPr>
        <w:t>Raats</w:t>
      </w:r>
      <w:proofErr w:type="spellEnd"/>
      <w:r w:rsidR="000550BE" w:rsidRPr="0018490B">
        <w:rPr>
          <w:rFonts w:ascii="Times New Roman" w:eastAsia="LM Roman 9" w:hAnsi="Times New Roman" w:cs="Times New Roman"/>
          <w:color w:val="000000" w:themeColor="text1"/>
          <w:sz w:val="24"/>
          <w:szCs w:val="24"/>
        </w:rPr>
        <w:t xml:space="preserve"> (2007) give reviews of soil water uptake modeling including effects of salinity.</w:t>
      </w:r>
    </w:p>
    <w:p w:rsidR="005754C2" w:rsidRPr="00C2703D" w:rsidRDefault="005754C2">
      <w:pPr>
        <w:spacing w:after="0" w:line="240" w:lineRule="auto"/>
        <w:jc w:val="both"/>
        <w:rPr>
          <w:rFonts w:ascii="Times New Roman" w:hAnsi="Times New Roman" w:cs="Times New Roman"/>
          <w:sz w:val="24"/>
          <w:szCs w:val="24"/>
        </w:rPr>
      </w:pPr>
    </w:p>
    <w:p w:rsidR="005754C2" w:rsidRPr="00C2703D" w:rsidRDefault="00302D4E">
      <w:pPr>
        <w:spacing w:after="0" w:line="240" w:lineRule="auto"/>
        <w:jc w:val="both"/>
        <w:rPr>
          <w:rFonts w:ascii="Times New Roman" w:hAnsi="Times New Roman" w:cs="Times New Roman"/>
          <w:sz w:val="24"/>
          <w:szCs w:val="24"/>
        </w:rPr>
      </w:pPr>
      <w:commentRangeStart w:id="1"/>
      <w:r w:rsidRPr="00C2703D">
        <w:rPr>
          <w:rFonts w:ascii="Times New Roman" w:eastAsia="LM Roman 9" w:hAnsi="Times New Roman" w:cs="Times New Roman"/>
          <w:b/>
          <w:sz w:val="24"/>
          <w:szCs w:val="24"/>
        </w:rPr>
        <w:t xml:space="preserve">1.1 </w:t>
      </w:r>
      <w:proofErr w:type="spellStart"/>
      <w:r w:rsidRPr="00C2703D">
        <w:rPr>
          <w:rFonts w:ascii="Times New Roman" w:eastAsia="LM Roman 9" w:hAnsi="Times New Roman" w:cs="Times New Roman"/>
          <w:b/>
          <w:sz w:val="24"/>
          <w:szCs w:val="24"/>
        </w:rPr>
        <w:t>Michaelis-Menten</w:t>
      </w:r>
      <w:proofErr w:type="spellEnd"/>
      <w:r w:rsidRPr="00C2703D">
        <w:rPr>
          <w:rFonts w:ascii="Times New Roman" w:eastAsia="LM Roman 9" w:hAnsi="Times New Roman" w:cs="Times New Roman"/>
          <w:b/>
          <w:sz w:val="24"/>
          <w:szCs w:val="24"/>
        </w:rPr>
        <w:t xml:space="preserve"> equation</w:t>
      </w:r>
      <w:commentRangeEnd w:id="1"/>
      <w:r w:rsidR="00356F3C">
        <w:rPr>
          <w:rStyle w:val="Refdecomentrio"/>
        </w:rPr>
        <w:commentReference w:id="1"/>
      </w:r>
    </w:p>
    <w:p w:rsidR="005754C2" w:rsidRPr="00C2703D" w:rsidRDefault="00302D4E">
      <w:pPr>
        <w:spacing w:after="0" w:line="240" w:lineRule="auto"/>
        <w:ind w:firstLine="450"/>
        <w:jc w:val="both"/>
        <w:rPr>
          <w:rFonts w:ascii="Times New Roman" w:hAnsi="Times New Roman" w:cs="Times New Roman"/>
          <w:sz w:val="24"/>
          <w:szCs w:val="24"/>
        </w:rPr>
      </w:pPr>
      <w:r w:rsidRPr="00C2703D">
        <w:rPr>
          <w:rFonts w:ascii="Times New Roman" w:eastAsia="LM Roman 9" w:hAnsi="Times New Roman" w:cs="Times New Roman"/>
          <w:sz w:val="24"/>
          <w:szCs w:val="24"/>
        </w:rPr>
        <w:t>The solute flux density at root surface (</w:t>
      </w:r>
      <w:r w:rsidRPr="00C2703D">
        <w:rPr>
          <w:rFonts w:ascii="Times New Roman" w:eastAsia="LM Roman 9" w:hAnsi="Times New Roman" w:cs="Times New Roman"/>
          <w:i/>
          <w:sz w:val="24"/>
          <w:szCs w:val="24"/>
        </w:rPr>
        <w:t>q</w:t>
      </w:r>
      <w:r w:rsidRPr="00C2703D">
        <w:rPr>
          <w:rFonts w:ascii="Times New Roman" w:eastAsia="LM Roman 9" w:hAnsi="Times New Roman" w:cs="Times New Roman"/>
          <w:sz w:val="24"/>
          <w:szCs w:val="24"/>
          <w:vertAlign w:val="subscript"/>
        </w:rPr>
        <w:t>s0</w:t>
      </w:r>
      <w:r w:rsidRPr="00C2703D">
        <w:rPr>
          <w:rFonts w:ascii="Times New Roman" w:eastAsia="LM Roman 9" w:hAnsi="Times New Roman" w:cs="Times New Roman"/>
          <w:sz w:val="24"/>
          <w:szCs w:val="24"/>
        </w:rPr>
        <w:t xml:space="preserve">) can be related to the </w:t>
      </w:r>
      <w:proofErr w:type="spellStart"/>
      <w:r w:rsidR="004836D0" w:rsidRPr="0018490B">
        <w:rPr>
          <w:rFonts w:ascii="Times New Roman" w:eastAsia="LM Roman 9" w:hAnsi="Times New Roman" w:cs="Times New Roman"/>
          <w:color w:val="000000" w:themeColor="text1"/>
          <w:sz w:val="24"/>
          <w:szCs w:val="24"/>
        </w:rPr>
        <w:t>Michaelis-Menten</w:t>
      </w:r>
      <w:proofErr w:type="spellEnd"/>
      <w:r w:rsidR="004836D0" w:rsidRPr="0018490B">
        <w:rPr>
          <w:rFonts w:ascii="Times New Roman" w:eastAsia="LM Roman 9" w:hAnsi="Times New Roman" w:cs="Times New Roman"/>
          <w:color w:val="000000" w:themeColor="text1"/>
          <w:sz w:val="24"/>
          <w:szCs w:val="24"/>
        </w:rPr>
        <w:t xml:space="preserve"> </w:t>
      </w:r>
      <w:r w:rsidR="004836D0">
        <w:rPr>
          <w:rFonts w:ascii="Times New Roman" w:eastAsia="LM Roman 9" w:hAnsi="Times New Roman" w:cs="Times New Roman"/>
          <w:color w:val="000000" w:themeColor="text1"/>
          <w:sz w:val="24"/>
          <w:szCs w:val="24"/>
        </w:rPr>
        <w:t>(MM)</w:t>
      </w:r>
      <w:r w:rsidRPr="00C2703D">
        <w:rPr>
          <w:rFonts w:ascii="Times New Roman" w:eastAsia="LM Roman 9" w:hAnsi="Times New Roman" w:cs="Times New Roman"/>
          <w:sz w:val="24"/>
          <w:szCs w:val="24"/>
        </w:rPr>
        <w:t xml:space="preserve"> equation as the following:</w:t>
      </w:r>
    </w:p>
    <w:p w:rsidR="005754C2" w:rsidRPr="00C2703D" w:rsidRDefault="005754C2">
      <w:pPr>
        <w:spacing w:after="0" w:line="240" w:lineRule="auto"/>
        <w:jc w:val="both"/>
        <w:rPr>
          <w:rFonts w:ascii="Times New Roman" w:hAnsi="Times New Roman" w:cs="Times New Roman"/>
          <w:sz w:val="24"/>
          <w:szCs w:val="24"/>
        </w:rPr>
      </w:pPr>
    </w:p>
    <w:p w:rsidR="005754C2" w:rsidRPr="00C2703D" w:rsidRDefault="00302D4E">
      <w:pPr>
        <w:spacing w:after="0" w:line="240" w:lineRule="auto"/>
        <w:jc w:val="right"/>
        <w:rPr>
          <w:rFonts w:ascii="Times New Roman" w:hAnsi="Times New Roman" w:cs="Times New Roman"/>
          <w:sz w:val="24"/>
          <w:szCs w:val="24"/>
        </w:rPr>
      </w:pPr>
      <w:r w:rsidRPr="00C2703D">
        <w:rPr>
          <w:rFonts w:ascii="Times New Roman" w:hAnsi="Times New Roman" w:cs="Times New Roman"/>
          <w:noProof/>
          <w:sz w:val="24"/>
          <w:szCs w:val="24"/>
          <w:lang w:val="pt-BR" w:eastAsia="pt-BR"/>
        </w:rPr>
        <w:drawing>
          <wp:inline distT="0" distB="0" distL="0" distR="0">
            <wp:extent cx="2057400" cy="274320"/>
            <wp:effectExtent l="0" t="0" r="0" b="0"/>
            <wp:docPr id="1" name="image07.gif"/>
            <wp:cNvGraphicFramePr/>
            <a:graphic xmlns:a="http://schemas.openxmlformats.org/drawingml/2006/main">
              <a:graphicData uri="http://schemas.openxmlformats.org/drawingml/2006/picture">
                <pic:pic xmlns:pic="http://schemas.openxmlformats.org/drawingml/2006/picture">
                  <pic:nvPicPr>
                    <pic:cNvPr id="0" name="image07.gif"/>
                    <pic:cNvPicPr preferRelativeResize="0"/>
                  </pic:nvPicPr>
                  <pic:blipFill>
                    <a:blip r:embed="rId7" cstate="print"/>
                    <a:srcRect/>
                    <a:stretch>
                      <a:fillRect/>
                    </a:stretch>
                  </pic:blipFill>
                  <pic:spPr>
                    <a:xfrm>
                      <a:off x="0" y="0"/>
                      <a:ext cx="2057400" cy="274320"/>
                    </a:xfrm>
                    <a:prstGeom prst="rect">
                      <a:avLst/>
                    </a:prstGeom>
                    <a:ln/>
                  </pic:spPr>
                </pic:pic>
              </a:graphicData>
            </a:graphic>
          </wp:inline>
        </w:drawing>
      </w:r>
      <w:r w:rsidRPr="00C2703D">
        <w:rPr>
          <w:rFonts w:ascii="Times New Roman" w:eastAsia="LM Roman 9" w:hAnsi="Times New Roman" w:cs="Times New Roman"/>
          <w:sz w:val="24"/>
          <w:szCs w:val="24"/>
        </w:rPr>
        <w:tab/>
      </w:r>
      <w:r w:rsidRPr="00C2703D">
        <w:rPr>
          <w:rFonts w:ascii="Times New Roman" w:eastAsia="LM Roman 9" w:hAnsi="Times New Roman" w:cs="Times New Roman"/>
          <w:sz w:val="24"/>
          <w:szCs w:val="24"/>
        </w:rPr>
        <w:tab/>
      </w:r>
      <w:r w:rsidRPr="00C2703D">
        <w:rPr>
          <w:rFonts w:ascii="Times New Roman" w:eastAsia="LM Roman 9" w:hAnsi="Times New Roman" w:cs="Times New Roman"/>
          <w:sz w:val="24"/>
          <w:szCs w:val="24"/>
        </w:rPr>
        <w:tab/>
      </w:r>
      <w:r w:rsidRPr="00C2703D">
        <w:rPr>
          <w:rFonts w:ascii="Times New Roman" w:eastAsia="LM Roman 9" w:hAnsi="Times New Roman" w:cs="Times New Roman"/>
          <w:sz w:val="24"/>
          <w:szCs w:val="24"/>
        </w:rPr>
        <w:tab/>
        <w:t>(1)</w:t>
      </w:r>
    </w:p>
    <w:p w:rsidR="005754C2" w:rsidRPr="00C2703D" w:rsidRDefault="005754C2">
      <w:pPr>
        <w:spacing w:after="0" w:line="240" w:lineRule="auto"/>
        <w:jc w:val="center"/>
        <w:rPr>
          <w:rFonts w:ascii="Times New Roman" w:hAnsi="Times New Roman" w:cs="Times New Roman"/>
          <w:sz w:val="24"/>
          <w:szCs w:val="24"/>
        </w:rPr>
      </w:pPr>
    </w:p>
    <w:p w:rsidR="005754C2" w:rsidRPr="00C2703D" w:rsidRDefault="00302D4E">
      <w:pPr>
        <w:spacing w:after="0" w:line="240" w:lineRule="auto"/>
        <w:jc w:val="both"/>
        <w:rPr>
          <w:rFonts w:ascii="Times New Roman" w:hAnsi="Times New Roman" w:cs="Times New Roman"/>
          <w:sz w:val="24"/>
          <w:szCs w:val="24"/>
        </w:rPr>
      </w:pPr>
      <w:r w:rsidRPr="00C2703D">
        <w:rPr>
          <w:rFonts w:ascii="Times New Roman" w:eastAsia="LM Roman 9" w:hAnsi="Times New Roman" w:cs="Times New Roman"/>
          <w:sz w:val="24"/>
          <w:szCs w:val="24"/>
        </w:rPr>
        <w:t xml:space="preserve">where </w:t>
      </w:r>
      <w:r w:rsidRPr="00C2703D">
        <w:rPr>
          <w:rFonts w:ascii="Times New Roman" w:eastAsia="LM Roman 9" w:hAnsi="Times New Roman" w:cs="Times New Roman"/>
          <w:i/>
          <w:sz w:val="24"/>
          <w:szCs w:val="24"/>
        </w:rPr>
        <w:t>D</w:t>
      </w:r>
      <w:r w:rsidRPr="00C2703D">
        <w:rPr>
          <w:rFonts w:ascii="Times New Roman" w:eastAsia="LM Roman 9" w:hAnsi="Times New Roman" w:cs="Times New Roman"/>
          <w:sz w:val="24"/>
          <w:szCs w:val="24"/>
        </w:rPr>
        <w:t xml:space="preserve"> (m</w:t>
      </w:r>
      <w:r w:rsidRPr="00C2703D">
        <w:rPr>
          <w:rFonts w:ascii="Times New Roman" w:eastAsia="LM Roman 9" w:hAnsi="Times New Roman" w:cs="Times New Roman"/>
          <w:sz w:val="24"/>
          <w:szCs w:val="24"/>
          <w:vertAlign w:val="superscript"/>
        </w:rPr>
        <w:t>2</w:t>
      </w:r>
      <w:r w:rsidRPr="00C2703D">
        <w:rPr>
          <w:rFonts w:ascii="Times New Roman" w:eastAsia="LM Roman 9" w:hAnsi="Times New Roman" w:cs="Times New Roman"/>
          <w:sz w:val="24"/>
          <w:szCs w:val="24"/>
        </w:rPr>
        <w:t xml:space="preserve"> s</w:t>
      </w:r>
      <w:r w:rsidRPr="00C2703D">
        <w:rPr>
          <w:rFonts w:ascii="Times New Roman" w:eastAsia="LM Roman 9" w:hAnsi="Times New Roman" w:cs="Times New Roman"/>
          <w:sz w:val="24"/>
          <w:szCs w:val="24"/>
          <w:vertAlign w:val="superscript"/>
        </w:rPr>
        <w:t>−1</w:t>
      </w:r>
      <w:r w:rsidRPr="00C2703D">
        <w:rPr>
          <w:rFonts w:ascii="Times New Roman" w:eastAsia="LM Roman 9" w:hAnsi="Times New Roman" w:cs="Times New Roman"/>
          <w:sz w:val="24"/>
          <w:szCs w:val="24"/>
        </w:rPr>
        <w:t xml:space="preserve">) is the effective diffusion-dispersion coefficient; </w:t>
      </w:r>
      <w:r w:rsidRPr="00C2703D">
        <w:rPr>
          <w:rFonts w:ascii="Times New Roman" w:eastAsia="LM Roman 9" w:hAnsi="Times New Roman" w:cs="Times New Roman"/>
          <w:i/>
          <w:sz w:val="24"/>
          <w:szCs w:val="24"/>
        </w:rPr>
        <w:t>q</w:t>
      </w:r>
      <w:r w:rsidRPr="00C2703D">
        <w:rPr>
          <w:rFonts w:ascii="Times New Roman" w:eastAsia="LM Roman 9" w:hAnsi="Times New Roman" w:cs="Times New Roman"/>
          <w:i/>
          <w:sz w:val="24"/>
          <w:szCs w:val="24"/>
          <w:vertAlign w:val="subscript"/>
        </w:rPr>
        <w:t>0</w:t>
      </w:r>
      <w:r w:rsidRPr="00C2703D">
        <w:rPr>
          <w:rFonts w:ascii="Times New Roman" w:eastAsia="LM Roman 9" w:hAnsi="Times New Roman" w:cs="Times New Roman"/>
          <w:sz w:val="24"/>
          <w:szCs w:val="24"/>
        </w:rPr>
        <w:t xml:space="preserve"> (m</w:t>
      </w:r>
      <w:r w:rsidRPr="00C2703D">
        <w:rPr>
          <w:rFonts w:ascii="Times New Roman" w:eastAsia="LM Roman 9" w:hAnsi="Times New Roman" w:cs="Times New Roman"/>
          <w:sz w:val="24"/>
          <w:szCs w:val="24"/>
          <w:vertAlign w:val="superscript"/>
        </w:rPr>
        <w:t>2</w:t>
      </w:r>
      <w:r w:rsidRPr="00C2703D">
        <w:rPr>
          <w:rFonts w:ascii="Times New Roman" w:eastAsia="LM Roman 9" w:hAnsi="Times New Roman" w:cs="Times New Roman"/>
          <w:sz w:val="24"/>
          <w:szCs w:val="24"/>
        </w:rPr>
        <w:t xml:space="preserve"> s</w:t>
      </w:r>
      <w:r w:rsidRPr="00C2703D">
        <w:rPr>
          <w:rFonts w:ascii="Times New Roman" w:eastAsia="LM Roman 9" w:hAnsi="Times New Roman" w:cs="Times New Roman"/>
          <w:sz w:val="24"/>
          <w:szCs w:val="24"/>
          <w:vertAlign w:val="superscript"/>
        </w:rPr>
        <w:t>−1</w:t>
      </w:r>
      <w:r w:rsidRPr="00C2703D">
        <w:rPr>
          <w:rFonts w:ascii="Times New Roman" w:eastAsia="LM Roman 9" w:hAnsi="Times New Roman" w:cs="Times New Roman"/>
          <w:sz w:val="24"/>
          <w:szCs w:val="24"/>
        </w:rPr>
        <w:t xml:space="preserve">) is the water flux density at the root surface; </w:t>
      </w:r>
      <w:proofErr w:type="spellStart"/>
      <w:r w:rsidRPr="00C2703D">
        <w:rPr>
          <w:rFonts w:ascii="Times New Roman" w:eastAsia="LM Roman 9" w:hAnsi="Times New Roman" w:cs="Times New Roman"/>
          <w:i/>
          <w:sz w:val="24"/>
          <w:szCs w:val="24"/>
        </w:rPr>
        <w:t>I</w:t>
      </w:r>
      <w:r w:rsidRPr="00C2703D">
        <w:rPr>
          <w:rFonts w:ascii="Times New Roman" w:eastAsia="LM Roman 9" w:hAnsi="Times New Roman" w:cs="Times New Roman"/>
          <w:i/>
          <w:sz w:val="24"/>
          <w:szCs w:val="24"/>
          <w:vertAlign w:val="subscript"/>
        </w:rPr>
        <w:t>m</w:t>
      </w:r>
      <w:proofErr w:type="spellEnd"/>
      <w:r w:rsidRPr="00C2703D">
        <w:rPr>
          <w:rFonts w:ascii="Times New Roman" w:eastAsia="LM Roman 9" w:hAnsi="Times New Roman" w:cs="Times New Roman"/>
          <w:sz w:val="24"/>
          <w:szCs w:val="24"/>
        </w:rPr>
        <w:t xml:space="preserve"> (mol m</w:t>
      </w:r>
      <w:r w:rsidRPr="00C2703D">
        <w:rPr>
          <w:rFonts w:ascii="Times New Roman" w:eastAsia="LM Roman 9" w:hAnsi="Times New Roman" w:cs="Times New Roman"/>
          <w:sz w:val="24"/>
          <w:szCs w:val="24"/>
          <w:vertAlign w:val="superscript"/>
        </w:rPr>
        <w:t>2</w:t>
      </w:r>
      <w:r w:rsidRPr="00C2703D">
        <w:rPr>
          <w:rFonts w:ascii="Times New Roman" w:eastAsia="LM Roman 9" w:hAnsi="Times New Roman" w:cs="Times New Roman"/>
          <w:sz w:val="24"/>
          <w:szCs w:val="24"/>
        </w:rPr>
        <w:t xml:space="preserve"> s</w:t>
      </w:r>
      <w:r w:rsidRPr="00C2703D">
        <w:rPr>
          <w:rFonts w:ascii="Times New Roman" w:eastAsia="LM Roman 9" w:hAnsi="Times New Roman" w:cs="Times New Roman"/>
          <w:sz w:val="24"/>
          <w:szCs w:val="24"/>
          <w:vertAlign w:val="superscript"/>
        </w:rPr>
        <w:t>−1</w:t>
      </w:r>
      <w:r w:rsidRPr="00C2703D">
        <w:rPr>
          <w:rFonts w:ascii="Times New Roman" w:eastAsia="LM Roman 9" w:hAnsi="Times New Roman" w:cs="Times New Roman"/>
          <w:sz w:val="24"/>
          <w:szCs w:val="24"/>
        </w:rPr>
        <w:t xml:space="preserve">) and </w:t>
      </w:r>
      <w:r w:rsidRPr="00C2703D">
        <w:rPr>
          <w:rFonts w:ascii="Times New Roman" w:eastAsia="LM Roman 9" w:hAnsi="Times New Roman" w:cs="Times New Roman"/>
          <w:i/>
          <w:sz w:val="24"/>
          <w:szCs w:val="24"/>
        </w:rPr>
        <w:t>K</w:t>
      </w:r>
      <w:r w:rsidRPr="00C2703D">
        <w:rPr>
          <w:rFonts w:ascii="Times New Roman" w:eastAsia="LM Roman 9" w:hAnsi="Times New Roman" w:cs="Times New Roman"/>
          <w:i/>
          <w:sz w:val="24"/>
          <w:szCs w:val="24"/>
          <w:vertAlign w:val="subscript"/>
        </w:rPr>
        <w:t>m</w:t>
      </w:r>
      <w:r w:rsidRPr="00C2703D">
        <w:rPr>
          <w:rFonts w:ascii="Times New Roman" w:eastAsia="LM Roman 9" w:hAnsi="Times New Roman" w:cs="Times New Roman"/>
          <w:sz w:val="24"/>
          <w:szCs w:val="24"/>
        </w:rPr>
        <w:t xml:space="preserve"> (mol m</w:t>
      </w:r>
      <w:r w:rsidRPr="00C2703D">
        <w:rPr>
          <w:rFonts w:ascii="Times New Roman" w:eastAsia="LM Roman 9" w:hAnsi="Times New Roman" w:cs="Times New Roman"/>
          <w:sz w:val="24"/>
          <w:szCs w:val="24"/>
          <w:vertAlign w:val="superscript"/>
        </w:rPr>
        <w:t>−3</w:t>
      </w:r>
      <w:r w:rsidRPr="00C2703D">
        <w:rPr>
          <w:rFonts w:ascii="Times New Roman" w:eastAsia="LM Roman 9" w:hAnsi="Times New Roman" w:cs="Times New Roman"/>
          <w:sz w:val="24"/>
          <w:szCs w:val="24"/>
        </w:rPr>
        <w:t xml:space="preserve">) are the </w:t>
      </w:r>
      <w:r w:rsidR="004836D0">
        <w:rPr>
          <w:rFonts w:ascii="Times New Roman" w:eastAsia="LM Roman 9" w:hAnsi="Times New Roman" w:cs="Times New Roman"/>
          <w:sz w:val="24"/>
          <w:szCs w:val="24"/>
        </w:rPr>
        <w:t>MM</w:t>
      </w:r>
      <w:bookmarkStart w:id="2" w:name="_GoBack"/>
      <w:bookmarkEnd w:id="2"/>
      <w:r w:rsidRPr="00C2703D">
        <w:rPr>
          <w:rFonts w:ascii="Times New Roman" w:eastAsia="LM Roman 9" w:hAnsi="Times New Roman" w:cs="Times New Roman"/>
          <w:sz w:val="24"/>
          <w:szCs w:val="24"/>
        </w:rPr>
        <w:t xml:space="preserve"> parameters that represent the maximum solute uptake rate and the affinity of the plant to the solute type, respectively; and </w:t>
      </w:r>
      <w:r w:rsidRPr="00C2703D">
        <w:rPr>
          <w:rFonts w:ascii="Times New Roman" w:eastAsia="LM Roman 9" w:hAnsi="Times New Roman" w:cs="Times New Roman"/>
          <w:i/>
          <w:sz w:val="24"/>
          <w:szCs w:val="24"/>
        </w:rPr>
        <w:t>C</w:t>
      </w:r>
      <w:r w:rsidRPr="00C2703D">
        <w:rPr>
          <w:rFonts w:ascii="Times New Roman" w:eastAsia="LM Roman 9" w:hAnsi="Times New Roman" w:cs="Times New Roman"/>
          <w:i/>
          <w:sz w:val="24"/>
          <w:szCs w:val="24"/>
          <w:vertAlign w:val="subscript"/>
        </w:rPr>
        <w:t>0</w:t>
      </w:r>
      <w:r w:rsidRPr="00C2703D">
        <w:rPr>
          <w:rFonts w:ascii="Times New Roman" w:eastAsia="LM Roman 9" w:hAnsi="Times New Roman" w:cs="Times New Roman"/>
          <w:sz w:val="24"/>
          <w:szCs w:val="24"/>
        </w:rPr>
        <w:t xml:space="preserve"> (mol m</w:t>
      </w:r>
      <w:r w:rsidRPr="00C2703D">
        <w:rPr>
          <w:rFonts w:ascii="Times New Roman" w:eastAsia="LM Roman 9" w:hAnsi="Times New Roman" w:cs="Times New Roman"/>
          <w:sz w:val="24"/>
          <w:szCs w:val="24"/>
          <w:vertAlign w:val="superscript"/>
        </w:rPr>
        <w:t>−3</w:t>
      </w:r>
      <w:r w:rsidRPr="00C2703D">
        <w:rPr>
          <w:rFonts w:ascii="Times New Roman" w:eastAsia="LM Roman 9" w:hAnsi="Times New Roman" w:cs="Times New Roman"/>
          <w:sz w:val="24"/>
          <w:szCs w:val="24"/>
        </w:rPr>
        <w:t>) is the solute concentration in the soil solution at root surface.</w:t>
      </w:r>
    </w:p>
    <w:p w:rsidR="005754C2" w:rsidRDefault="00302D4E">
      <w:pPr>
        <w:spacing w:after="0" w:line="240" w:lineRule="auto"/>
        <w:ind w:firstLine="450"/>
        <w:jc w:val="both"/>
        <w:rPr>
          <w:rFonts w:ascii="Times New Roman" w:eastAsia="LM Roman 9" w:hAnsi="Times New Roman" w:cs="Times New Roman"/>
          <w:sz w:val="24"/>
          <w:szCs w:val="24"/>
        </w:rPr>
      </w:pPr>
      <w:r w:rsidRPr="00C2703D">
        <w:rPr>
          <w:rFonts w:ascii="Times New Roman" w:eastAsia="LM Roman 9" w:hAnsi="Times New Roman" w:cs="Times New Roman"/>
          <w:sz w:val="24"/>
          <w:szCs w:val="24"/>
        </w:rPr>
        <w:t xml:space="preserve">We assume that the diffusive and convective </w:t>
      </w:r>
      <w:r w:rsidR="001C4669" w:rsidRPr="00C2703D">
        <w:rPr>
          <w:rFonts w:ascii="Times New Roman" w:eastAsia="LM Roman 9" w:hAnsi="Times New Roman" w:cs="Times New Roman"/>
          <w:sz w:val="24"/>
          <w:szCs w:val="24"/>
        </w:rPr>
        <w:t>parts of the original equation are</w:t>
      </w:r>
      <w:r w:rsidRPr="00C2703D">
        <w:rPr>
          <w:rFonts w:ascii="Times New Roman" w:eastAsia="LM Roman 9" w:hAnsi="Times New Roman" w:cs="Times New Roman"/>
          <w:sz w:val="24"/>
          <w:szCs w:val="24"/>
        </w:rPr>
        <w:t xml:space="preserve"> similar to the active and passive uptakes of the MM equation, respectively</w:t>
      </w:r>
      <w:r w:rsidR="001C4669">
        <w:rPr>
          <w:rFonts w:ascii="Times New Roman" w:eastAsia="LM Roman 9" w:hAnsi="Times New Roman" w:cs="Times New Roman"/>
          <w:sz w:val="24"/>
          <w:szCs w:val="24"/>
        </w:rPr>
        <w:t>, at root surface</w:t>
      </w:r>
      <w:r w:rsidRPr="00C2703D">
        <w:rPr>
          <w:rFonts w:ascii="Times New Roman" w:eastAsia="LM Roman 9" w:hAnsi="Times New Roman" w:cs="Times New Roman"/>
          <w:sz w:val="24"/>
          <w:szCs w:val="24"/>
        </w:rPr>
        <w:t xml:space="preserve">. It is shown in Figure </w:t>
      </w:r>
      <w:r w:rsidR="00F00FF7">
        <w:rPr>
          <w:rFonts w:ascii="Times New Roman" w:eastAsia="LM Roman 9" w:hAnsi="Times New Roman" w:cs="Times New Roman"/>
          <w:sz w:val="24"/>
          <w:szCs w:val="24"/>
        </w:rPr>
        <w:t>0</w:t>
      </w:r>
      <w:r w:rsidRPr="00C2703D">
        <w:rPr>
          <w:rFonts w:ascii="Times New Roman" w:eastAsia="LM Roman 9" w:hAnsi="Times New Roman" w:cs="Times New Roman"/>
          <w:sz w:val="24"/>
          <w:szCs w:val="24"/>
        </w:rPr>
        <w:t xml:space="preserve"> the </w:t>
      </w:r>
      <w:r w:rsidR="00F24B04">
        <w:rPr>
          <w:rFonts w:ascii="Times New Roman" w:eastAsia="LM Roman 9" w:hAnsi="Times New Roman" w:cs="Times New Roman"/>
          <w:sz w:val="24"/>
          <w:szCs w:val="24"/>
        </w:rPr>
        <w:t xml:space="preserve">two </w:t>
      </w:r>
      <w:r w:rsidRPr="00C2703D">
        <w:rPr>
          <w:rFonts w:ascii="Times New Roman" w:eastAsia="LM Roman 9" w:hAnsi="Times New Roman" w:cs="Times New Roman"/>
          <w:sz w:val="24"/>
          <w:szCs w:val="24"/>
        </w:rPr>
        <w:t>proposed partitioning</w:t>
      </w:r>
      <w:r w:rsidR="0018490B">
        <w:rPr>
          <w:rFonts w:ascii="Times New Roman" w:eastAsia="LM Roman 9" w:hAnsi="Times New Roman" w:cs="Times New Roman"/>
          <w:sz w:val="24"/>
          <w:szCs w:val="24"/>
        </w:rPr>
        <w:t xml:space="preserve"> </w:t>
      </w:r>
      <w:r w:rsidRPr="00C2703D">
        <w:rPr>
          <w:rFonts w:ascii="Times New Roman" w:eastAsia="LM Roman 9" w:hAnsi="Times New Roman" w:cs="Times New Roman"/>
          <w:sz w:val="24"/>
          <w:szCs w:val="24"/>
        </w:rPr>
        <w:t>of active and passive uptakes, fo</w:t>
      </w:r>
      <w:r w:rsidR="00F24B04">
        <w:rPr>
          <w:rFonts w:ascii="Times New Roman" w:eastAsia="LM Roman 9" w:hAnsi="Times New Roman" w:cs="Times New Roman"/>
          <w:sz w:val="24"/>
          <w:szCs w:val="24"/>
        </w:rPr>
        <w:t>r a constant water flux density. Figure 0b is linear, which is a simplification of MM equation to facilitate its use in the numerical solution, Figure 0a is the MM equation itself.</w:t>
      </w:r>
    </w:p>
    <w:p w:rsidR="0018490B" w:rsidRPr="00C2703D" w:rsidRDefault="0018490B" w:rsidP="0018490B">
      <w:pPr>
        <w:spacing w:after="0" w:line="240" w:lineRule="auto"/>
        <w:ind w:firstLine="450"/>
        <w:jc w:val="both"/>
        <w:rPr>
          <w:rFonts w:ascii="Times New Roman" w:hAnsi="Times New Roman" w:cs="Times New Roman"/>
          <w:sz w:val="24"/>
          <w:szCs w:val="24"/>
        </w:rPr>
      </w:pPr>
      <w:r w:rsidRPr="00C2703D">
        <w:rPr>
          <w:rFonts w:ascii="Times New Roman" w:eastAsia="LM Roman 9" w:hAnsi="Times New Roman" w:cs="Times New Roman"/>
          <w:sz w:val="24"/>
          <w:szCs w:val="24"/>
        </w:rPr>
        <w:t xml:space="preserve">In the linearized equation (Figure 0b), the slope </w:t>
      </w:r>
      <w:r w:rsidRPr="00C2703D">
        <w:rPr>
          <w:rFonts w:ascii="Times New Roman" w:eastAsia="Times New Roman" w:hAnsi="Times New Roman" w:cs="Times New Roman"/>
          <w:i/>
          <w:sz w:val="24"/>
          <w:szCs w:val="24"/>
        </w:rPr>
        <w:t>β</w:t>
      </w:r>
      <w:r w:rsidRPr="00C2703D">
        <w:rPr>
          <w:rFonts w:ascii="Times New Roman" w:eastAsia="LM Roman 9" w:hAnsi="Times New Roman" w:cs="Times New Roman"/>
          <w:sz w:val="24"/>
          <w:szCs w:val="24"/>
        </w:rPr>
        <w:t xml:space="preserve"> of the total uptake line (continuous line), for concentration values smaller than </w:t>
      </w:r>
      <w:proofErr w:type="spellStart"/>
      <w:r w:rsidRPr="00C2703D">
        <w:rPr>
          <w:rFonts w:ascii="Times New Roman" w:eastAsia="LM Roman 9" w:hAnsi="Times New Roman" w:cs="Times New Roman"/>
          <w:i/>
          <w:sz w:val="24"/>
          <w:szCs w:val="24"/>
        </w:rPr>
        <w:t>C</w:t>
      </w:r>
      <w:r w:rsidRPr="00C2703D">
        <w:rPr>
          <w:rFonts w:ascii="Times New Roman" w:eastAsia="LM Roman 9" w:hAnsi="Times New Roman" w:cs="Times New Roman"/>
          <w:i/>
          <w:sz w:val="24"/>
          <w:szCs w:val="24"/>
          <w:vertAlign w:val="subscript"/>
        </w:rPr>
        <w:t>lim</w:t>
      </w:r>
      <w:proofErr w:type="spellEnd"/>
      <w:r w:rsidRPr="00C2703D">
        <w:rPr>
          <w:rFonts w:ascii="Times New Roman" w:eastAsia="LM Roman 9" w:hAnsi="Times New Roman" w:cs="Times New Roman"/>
          <w:sz w:val="24"/>
          <w:szCs w:val="24"/>
        </w:rPr>
        <w:t xml:space="preserve">, can be found by the relation </w:t>
      </w:r>
      <w:proofErr w:type="spellStart"/>
      <w:r w:rsidRPr="00C2703D">
        <w:rPr>
          <w:rFonts w:ascii="Times New Roman" w:eastAsia="LM Roman 9" w:hAnsi="Times New Roman" w:cs="Times New Roman"/>
          <w:i/>
          <w:sz w:val="24"/>
          <w:szCs w:val="24"/>
        </w:rPr>
        <w:t>I</w:t>
      </w:r>
      <w:r w:rsidRPr="00C2703D">
        <w:rPr>
          <w:rFonts w:ascii="Times New Roman" w:eastAsia="LM Roman 9" w:hAnsi="Times New Roman" w:cs="Times New Roman"/>
          <w:i/>
          <w:sz w:val="24"/>
          <w:szCs w:val="24"/>
          <w:vertAlign w:val="subscript"/>
        </w:rPr>
        <w:t>m</w:t>
      </w:r>
      <w:proofErr w:type="spellEnd"/>
      <w:r w:rsidRPr="00C2703D">
        <w:rPr>
          <w:rFonts w:ascii="Times New Roman" w:eastAsia="LM Roman 9" w:hAnsi="Times New Roman" w:cs="Times New Roman"/>
          <w:i/>
          <w:sz w:val="24"/>
          <w:szCs w:val="24"/>
        </w:rPr>
        <w:t>/</w:t>
      </w:r>
      <w:proofErr w:type="spellStart"/>
      <w:r w:rsidRPr="00C2703D">
        <w:rPr>
          <w:rFonts w:ascii="Times New Roman" w:eastAsia="LM Roman 9" w:hAnsi="Times New Roman" w:cs="Times New Roman"/>
          <w:i/>
          <w:sz w:val="24"/>
          <w:szCs w:val="24"/>
        </w:rPr>
        <w:t>C</w:t>
      </w:r>
      <w:r w:rsidRPr="00C2703D">
        <w:rPr>
          <w:rFonts w:ascii="Times New Roman" w:eastAsia="LM Roman 9" w:hAnsi="Times New Roman" w:cs="Times New Roman"/>
          <w:i/>
          <w:sz w:val="24"/>
          <w:szCs w:val="24"/>
          <w:vertAlign w:val="subscript"/>
        </w:rPr>
        <w:t>lim</w:t>
      </w:r>
      <w:proofErr w:type="spellEnd"/>
      <w:r w:rsidRPr="00C2703D">
        <w:rPr>
          <w:rFonts w:ascii="Times New Roman" w:eastAsia="LM Roman 9" w:hAnsi="Times New Roman" w:cs="Times New Roman"/>
          <w:sz w:val="24"/>
          <w:szCs w:val="24"/>
        </w:rPr>
        <w:t xml:space="preserve">, since the line starts at the origin. According to the MM equation, for values below </w:t>
      </w:r>
      <w:proofErr w:type="spellStart"/>
      <w:r w:rsidRPr="00C2703D">
        <w:rPr>
          <w:rFonts w:ascii="Times New Roman" w:eastAsia="LM Roman 9" w:hAnsi="Times New Roman" w:cs="Times New Roman"/>
          <w:i/>
          <w:sz w:val="24"/>
          <w:szCs w:val="24"/>
        </w:rPr>
        <w:t>C</w:t>
      </w:r>
      <w:r w:rsidRPr="00C2703D">
        <w:rPr>
          <w:rFonts w:ascii="Times New Roman" w:eastAsia="LM Roman 9" w:hAnsi="Times New Roman" w:cs="Times New Roman"/>
          <w:i/>
          <w:sz w:val="24"/>
          <w:szCs w:val="24"/>
          <w:vertAlign w:val="subscript"/>
        </w:rPr>
        <w:t>lim</w:t>
      </w:r>
      <w:proofErr w:type="spellEnd"/>
      <w:r w:rsidRPr="00C2703D">
        <w:rPr>
          <w:rFonts w:ascii="Times New Roman" w:eastAsia="LM Roman 9" w:hAnsi="Times New Roman" w:cs="Times New Roman"/>
          <w:sz w:val="24"/>
          <w:szCs w:val="24"/>
        </w:rPr>
        <w:t xml:space="preserve">, the solute uptake is concentration dependent and the uptake is smaller than </w:t>
      </w:r>
      <w:proofErr w:type="spellStart"/>
      <w:r w:rsidRPr="00C2703D">
        <w:rPr>
          <w:rFonts w:ascii="Times New Roman" w:eastAsia="LM Roman 9" w:hAnsi="Times New Roman" w:cs="Times New Roman"/>
          <w:i/>
          <w:sz w:val="24"/>
          <w:szCs w:val="24"/>
        </w:rPr>
        <w:t>I</w:t>
      </w:r>
      <w:r w:rsidRPr="00C2703D">
        <w:rPr>
          <w:rFonts w:ascii="Times New Roman" w:eastAsia="LM Roman 9" w:hAnsi="Times New Roman" w:cs="Times New Roman"/>
          <w:i/>
          <w:sz w:val="24"/>
          <w:szCs w:val="24"/>
          <w:vertAlign w:val="subscript"/>
        </w:rPr>
        <w:t>m</w:t>
      </w:r>
      <w:proofErr w:type="spellEnd"/>
      <w:r w:rsidRPr="00C2703D">
        <w:rPr>
          <w:rFonts w:ascii="Times New Roman" w:eastAsia="LM Roman 9" w:hAnsi="Times New Roman" w:cs="Times New Roman"/>
          <w:sz w:val="24"/>
          <w:szCs w:val="24"/>
        </w:rPr>
        <w:t xml:space="preserve">. For values greater than </w:t>
      </w:r>
      <w:r w:rsidRPr="00C2703D">
        <w:rPr>
          <w:rFonts w:ascii="Times New Roman" w:eastAsia="LM Roman 9" w:hAnsi="Times New Roman" w:cs="Times New Roman"/>
          <w:i/>
          <w:sz w:val="24"/>
          <w:szCs w:val="24"/>
        </w:rPr>
        <w:t>C</w:t>
      </w:r>
      <w:r w:rsidRPr="00C2703D">
        <w:rPr>
          <w:rFonts w:ascii="Times New Roman" w:eastAsia="LM Roman 9" w:hAnsi="Times New Roman" w:cs="Times New Roman"/>
          <w:i/>
          <w:sz w:val="24"/>
          <w:szCs w:val="24"/>
          <w:vertAlign w:val="subscript"/>
        </w:rPr>
        <w:t>2</w:t>
      </w:r>
      <w:r w:rsidRPr="00C2703D">
        <w:rPr>
          <w:rFonts w:ascii="Times New Roman" w:eastAsia="LM Roman 9" w:hAnsi="Times New Roman" w:cs="Times New Roman"/>
          <w:sz w:val="24"/>
          <w:szCs w:val="24"/>
        </w:rPr>
        <w:t xml:space="preserve"> the uptake is also concentration dependent but due to transport of mass by water flow only, </w:t>
      </w:r>
      <w:proofErr w:type="spellStart"/>
      <w:r w:rsidRPr="00C2703D">
        <w:rPr>
          <w:rFonts w:ascii="Times New Roman" w:eastAsia="LM Roman 9" w:hAnsi="Times New Roman" w:cs="Times New Roman"/>
          <w:sz w:val="24"/>
          <w:szCs w:val="24"/>
        </w:rPr>
        <w:t>i.e</w:t>
      </w:r>
      <w:proofErr w:type="spellEnd"/>
      <w:r w:rsidRPr="00C2703D">
        <w:rPr>
          <w:rFonts w:ascii="Times New Roman" w:eastAsia="LM Roman 9" w:hAnsi="Times New Roman" w:cs="Times New Roman"/>
          <w:sz w:val="24"/>
          <w:szCs w:val="24"/>
        </w:rPr>
        <w:t>, active uptake is zero and the overall uptake is passive.</w:t>
      </w:r>
    </w:p>
    <w:p w:rsidR="0018490B" w:rsidRPr="00C2703D" w:rsidRDefault="0018490B">
      <w:pPr>
        <w:spacing w:after="0" w:line="240" w:lineRule="auto"/>
        <w:ind w:firstLine="450"/>
        <w:jc w:val="both"/>
        <w:rPr>
          <w:rFonts w:ascii="Times New Roman" w:hAnsi="Times New Roman" w:cs="Times New Roman"/>
          <w:sz w:val="24"/>
          <w:szCs w:val="24"/>
        </w:rPr>
      </w:pPr>
    </w:p>
    <w:p w:rsidR="005754C2" w:rsidRPr="00C2703D" w:rsidRDefault="00302D4E">
      <w:pPr>
        <w:spacing w:after="0" w:line="240" w:lineRule="auto"/>
        <w:jc w:val="center"/>
        <w:rPr>
          <w:rFonts w:ascii="Times New Roman" w:hAnsi="Times New Roman" w:cs="Times New Roman"/>
          <w:sz w:val="24"/>
          <w:szCs w:val="24"/>
        </w:rPr>
      </w:pPr>
      <w:r w:rsidRPr="00C2703D">
        <w:rPr>
          <w:rFonts w:ascii="Times New Roman" w:hAnsi="Times New Roman" w:cs="Times New Roman"/>
          <w:noProof/>
          <w:sz w:val="24"/>
          <w:szCs w:val="24"/>
          <w:lang w:val="pt-BR" w:eastAsia="pt-BR"/>
        </w:rPr>
        <w:lastRenderedPageBreak/>
        <w:drawing>
          <wp:inline distT="0" distB="0" distL="0" distR="0">
            <wp:extent cx="3465576" cy="2743200"/>
            <wp:effectExtent l="0" t="0" r="0" b="0"/>
            <wp:docPr id="2" name="image08.gif"/>
            <wp:cNvGraphicFramePr/>
            <a:graphic xmlns:a="http://schemas.openxmlformats.org/drawingml/2006/main">
              <a:graphicData uri="http://schemas.openxmlformats.org/drawingml/2006/picture">
                <pic:pic xmlns:pic="http://schemas.openxmlformats.org/drawingml/2006/picture">
                  <pic:nvPicPr>
                    <pic:cNvPr id="0" name="image08.gif"/>
                    <pic:cNvPicPr preferRelativeResize="0"/>
                  </pic:nvPicPr>
                  <pic:blipFill>
                    <a:blip r:embed="rId8" cstate="print"/>
                    <a:srcRect/>
                    <a:stretch>
                      <a:fillRect/>
                    </a:stretch>
                  </pic:blipFill>
                  <pic:spPr>
                    <a:xfrm>
                      <a:off x="0" y="0"/>
                      <a:ext cx="3465576" cy="2743200"/>
                    </a:xfrm>
                    <a:prstGeom prst="rect">
                      <a:avLst/>
                    </a:prstGeom>
                    <a:ln/>
                  </pic:spPr>
                </pic:pic>
              </a:graphicData>
            </a:graphic>
          </wp:inline>
        </w:drawing>
      </w:r>
    </w:p>
    <w:p w:rsidR="005754C2" w:rsidRPr="0018490B" w:rsidRDefault="00BE13AA" w:rsidP="00BE13AA">
      <w:pPr>
        <w:spacing w:after="0" w:line="240" w:lineRule="auto"/>
        <w:jc w:val="both"/>
        <w:rPr>
          <w:rFonts w:ascii="Times New Roman" w:eastAsia="LM Roman 9" w:hAnsi="Times New Roman" w:cs="Times New Roman"/>
          <w:sz w:val="20"/>
        </w:rPr>
      </w:pPr>
      <w:proofErr w:type="gramStart"/>
      <w:r w:rsidRPr="0018490B">
        <w:rPr>
          <w:rFonts w:ascii="Times New Roman" w:eastAsia="LM Roman 9" w:hAnsi="Times New Roman" w:cs="Times New Roman"/>
          <w:sz w:val="20"/>
        </w:rPr>
        <w:t>Figure 0.</w:t>
      </w:r>
      <w:proofErr w:type="gramEnd"/>
      <w:r w:rsidRPr="0018490B">
        <w:rPr>
          <w:rFonts w:ascii="Times New Roman" w:eastAsia="LM Roman 9" w:hAnsi="Times New Roman" w:cs="Times New Roman"/>
          <w:sz w:val="20"/>
        </w:rPr>
        <w:t xml:space="preserve"> Uptake rate (influx rate) as a function of concentration in soil water for [a] nonlinear case and [b] linear case</w:t>
      </w:r>
    </w:p>
    <w:p w:rsidR="0018490B" w:rsidRDefault="0018490B" w:rsidP="00BE13AA">
      <w:pPr>
        <w:spacing w:after="0" w:line="240" w:lineRule="auto"/>
        <w:jc w:val="both"/>
        <w:rPr>
          <w:rFonts w:ascii="Times New Roman" w:eastAsia="LM Roman 9" w:hAnsi="Times New Roman" w:cs="Times New Roman"/>
          <w:sz w:val="24"/>
          <w:szCs w:val="24"/>
        </w:rPr>
      </w:pPr>
    </w:p>
    <w:p w:rsidR="0018490B" w:rsidRPr="00C2703D" w:rsidRDefault="0018490B" w:rsidP="006125EF">
      <w:pPr>
        <w:spacing w:after="0" w:line="240" w:lineRule="auto"/>
        <w:ind w:firstLine="450"/>
        <w:jc w:val="both"/>
        <w:rPr>
          <w:rFonts w:ascii="Times New Roman" w:hAnsi="Times New Roman" w:cs="Times New Roman"/>
          <w:sz w:val="24"/>
          <w:szCs w:val="24"/>
        </w:rPr>
      </w:pPr>
      <w:r w:rsidRPr="00C2703D">
        <w:rPr>
          <w:rFonts w:ascii="Times New Roman" w:eastAsia="LM Roman 9" w:hAnsi="Times New Roman" w:cs="Times New Roman"/>
          <w:sz w:val="24"/>
          <w:szCs w:val="24"/>
        </w:rPr>
        <w:t xml:space="preserve">To find </w:t>
      </w:r>
      <w:proofErr w:type="spellStart"/>
      <w:r w:rsidRPr="00C2703D">
        <w:rPr>
          <w:rFonts w:ascii="Times New Roman" w:eastAsia="LM Roman 9" w:hAnsi="Times New Roman" w:cs="Times New Roman"/>
          <w:i/>
          <w:sz w:val="24"/>
          <w:szCs w:val="24"/>
        </w:rPr>
        <w:t>C</w:t>
      </w:r>
      <w:r w:rsidRPr="00C2703D">
        <w:rPr>
          <w:rFonts w:ascii="Times New Roman" w:eastAsia="LM Roman 9" w:hAnsi="Times New Roman" w:cs="Times New Roman"/>
          <w:i/>
          <w:sz w:val="24"/>
          <w:szCs w:val="24"/>
          <w:vertAlign w:val="subscript"/>
        </w:rPr>
        <w:t>lim</w:t>
      </w:r>
      <w:proofErr w:type="spellEnd"/>
      <w:r w:rsidRPr="00C2703D">
        <w:rPr>
          <w:rFonts w:ascii="Times New Roman" w:eastAsia="LM Roman 9" w:hAnsi="Times New Roman" w:cs="Times New Roman"/>
          <w:sz w:val="24"/>
          <w:szCs w:val="24"/>
        </w:rPr>
        <w:t xml:space="preserve">, we set the solute flux density to </w:t>
      </w:r>
      <w:proofErr w:type="spellStart"/>
      <w:r w:rsidRPr="00C2703D">
        <w:rPr>
          <w:rFonts w:ascii="Times New Roman" w:eastAsia="LM Roman 9" w:hAnsi="Times New Roman" w:cs="Times New Roman"/>
          <w:i/>
          <w:sz w:val="24"/>
          <w:szCs w:val="24"/>
        </w:rPr>
        <w:t>I</w:t>
      </w:r>
      <w:r w:rsidRPr="00C2703D">
        <w:rPr>
          <w:rFonts w:ascii="Times New Roman" w:eastAsia="LM Roman 9" w:hAnsi="Times New Roman" w:cs="Times New Roman"/>
          <w:i/>
          <w:sz w:val="24"/>
          <w:szCs w:val="24"/>
          <w:vertAlign w:val="subscript"/>
        </w:rPr>
        <w:t>m</w:t>
      </w:r>
      <w:proofErr w:type="spellEnd"/>
      <w:r w:rsidRPr="00C2703D">
        <w:rPr>
          <w:rFonts w:ascii="Times New Roman" w:eastAsia="LM Roman 9" w:hAnsi="Times New Roman" w:cs="Times New Roman"/>
          <w:sz w:val="24"/>
          <w:szCs w:val="24"/>
        </w:rPr>
        <w:t>:</w:t>
      </w:r>
    </w:p>
    <w:p w:rsidR="0018490B" w:rsidRPr="00C2703D" w:rsidRDefault="0018490B" w:rsidP="00BE13AA">
      <w:pPr>
        <w:spacing w:after="0" w:line="240" w:lineRule="auto"/>
        <w:jc w:val="both"/>
        <w:rPr>
          <w:rFonts w:ascii="Times New Roman" w:eastAsia="LM Roman 9" w:hAnsi="Times New Roman" w:cs="Times New Roman"/>
          <w:sz w:val="24"/>
          <w:szCs w:val="24"/>
        </w:rPr>
      </w:pPr>
    </w:p>
    <w:p w:rsidR="005754C2" w:rsidRPr="00C2703D" w:rsidRDefault="005754C2">
      <w:pPr>
        <w:spacing w:after="0" w:line="240" w:lineRule="auto"/>
        <w:jc w:val="both"/>
        <w:rPr>
          <w:rFonts w:ascii="Times New Roman" w:hAnsi="Times New Roman" w:cs="Times New Roman"/>
          <w:sz w:val="24"/>
          <w:szCs w:val="24"/>
        </w:rPr>
      </w:pPr>
    </w:p>
    <w:p w:rsidR="005754C2" w:rsidRPr="00C2703D" w:rsidRDefault="00302D4E">
      <w:pPr>
        <w:spacing w:after="0" w:line="240" w:lineRule="auto"/>
        <w:jc w:val="right"/>
        <w:rPr>
          <w:rFonts w:ascii="Times New Roman" w:hAnsi="Times New Roman" w:cs="Times New Roman"/>
          <w:sz w:val="24"/>
          <w:szCs w:val="24"/>
        </w:rPr>
      </w:pPr>
      <w:r w:rsidRPr="00C2703D">
        <w:rPr>
          <w:rFonts w:ascii="Times New Roman" w:hAnsi="Times New Roman" w:cs="Times New Roman"/>
          <w:noProof/>
          <w:sz w:val="24"/>
          <w:szCs w:val="24"/>
          <w:lang w:val="pt-BR" w:eastAsia="pt-BR"/>
        </w:rPr>
        <w:drawing>
          <wp:inline distT="0" distB="0" distL="0" distR="0">
            <wp:extent cx="1024128" cy="256032"/>
            <wp:effectExtent l="0" t="0" r="0" b="0"/>
            <wp:docPr id="13" name="image28.gif"/>
            <wp:cNvGraphicFramePr/>
            <a:graphic xmlns:a="http://schemas.openxmlformats.org/drawingml/2006/main">
              <a:graphicData uri="http://schemas.openxmlformats.org/drawingml/2006/picture">
                <pic:pic xmlns:pic="http://schemas.openxmlformats.org/drawingml/2006/picture">
                  <pic:nvPicPr>
                    <pic:cNvPr id="0" name="image28.gif"/>
                    <pic:cNvPicPr preferRelativeResize="0"/>
                  </pic:nvPicPr>
                  <pic:blipFill>
                    <a:blip r:embed="rId9" cstate="print"/>
                    <a:srcRect/>
                    <a:stretch>
                      <a:fillRect/>
                    </a:stretch>
                  </pic:blipFill>
                  <pic:spPr>
                    <a:xfrm>
                      <a:off x="0" y="0"/>
                      <a:ext cx="1024128" cy="256032"/>
                    </a:xfrm>
                    <a:prstGeom prst="rect">
                      <a:avLst/>
                    </a:prstGeom>
                    <a:ln/>
                  </pic:spPr>
                </pic:pic>
              </a:graphicData>
            </a:graphic>
          </wp:inline>
        </w:drawing>
      </w:r>
      <w:r w:rsidRPr="00C2703D">
        <w:rPr>
          <w:rFonts w:ascii="Times New Roman" w:eastAsia="LM Roman 9" w:hAnsi="Times New Roman" w:cs="Times New Roman"/>
          <w:sz w:val="24"/>
          <w:szCs w:val="24"/>
        </w:rPr>
        <w:tab/>
      </w:r>
      <w:r w:rsidRPr="00C2703D">
        <w:rPr>
          <w:rFonts w:ascii="Times New Roman" w:eastAsia="LM Roman 9" w:hAnsi="Times New Roman" w:cs="Times New Roman"/>
          <w:sz w:val="24"/>
          <w:szCs w:val="24"/>
        </w:rPr>
        <w:tab/>
      </w:r>
      <w:r w:rsidRPr="00C2703D">
        <w:rPr>
          <w:rFonts w:ascii="Times New Roman" w:eastAsia="LM Roman 9" w:hAnsi="Times New Roman" w:cs="Times New Roman"/>
          <w:sz w:val="24"/>
          <w:szCs w:val="24"/>
        </w:rPr>
        <w:tab/>
      </w:r>
      <w:r w:rsidRPr="00C2703D">
        <w:rPr>
          <w:rFonts w:ascii="Times New Roman" w:eastAsia="LM Roman 9" w:hAnsi="Times New Roman" w:cs="Times New Roman"/>
          <w:sz w:val="24"/>
          <w:szCs w:val="24"/>
        </w:rPr>
        <w:tab/>
      </w:r>
      <w:r w:rsidRPr="00C2703D">
        <w:rPr>
          <w:rFonts w:ascii="Times New Roman" w:eastAsia="LM Roman 9" w:hAnsi="Times New Roman" w:cs="Times New Roman"/>
          <w:sz w:val="24"/>
          <w:szCs w:val="24"/>
        </w:rPr>
        <w:tab/>
        <w:t>(2)</w:t>
      </w:r>
    </w:p>
    <w:p w:rsidR="005754C2" w:rsidRPr="00C2703D" w:rsidRDefault="005754C2">
      <w:pPr>
        <w:spacing w:after="0" w:line="240" w:lineRule="auto"/>
        <w:jc w:val="center"/>
        <w:rPr>
          <w:rFonts w:ascii="Times New Roman" w:hAnsi="Times New Roman" w:cs="Times New Roman"/>
          <w:sz w:val="24"/>
          <w:szCs w:val="24"/>
        </w:rPr>
      </w:pPr>
    </w:p>
    <w:p w:rsidR="005754C2" w:rsidRPr="00C2703D" w:rsidRDefault="00302D4E">
      <w:pPr>
        <w:spacing w:after="0" w:line="240" w:lineRule="auto"/>
        <w:ind w:firstLine="450"/>
        <w:jc w:val="both"/>
        <w:rPr>
          <w:rFonts w:ascii="Times New Roman" w:hAnsi="Times New Roman" w:cs="Times New Roman"/>
          <w:sz w:val="24"/>
          <w:szCs w:val="24"/>
        </w:rPr>
      </w:pPr>
      <w:r w:rsidRPr="00C2703D">
        <w:rPr>
          <w:rFonts w:ascii="Times New Roman" w:eastAsia="LM Roman 9" w:hAnsi="Times New Roman" w:cs="Times New Roman"/>
          <w:sz w:val="24"/>
          <w:szCs w:val="24"/>
        </w:rPr>
        <w:t xml:space="preserve">Solving for </w:t>
      </w:r>
      <w:r w:rsidRPr="00C2703D">
        <w:rPr>
          <w:rFonts w:ascii="Times New Roman" w:eastAsia="LM Roman 9" w:hAnsi="Times New Roman" w:cs="Times New Roman"/>
          <w:i/>
          <w:sz w:val="24"/>
          <w:szCs w:val="24"/>
        </w:rPr>
        <w:t>C</w:t>
      </w:r>
      <w:r w:rsidRPr="00C2703D">
        <w:rPr>
          <w:rFonts w:ascii="Times New Roman" w:eastAsia="LM Roman 9" w:hAnsi="Times New Roman" w:cs="Times New Roman"/>
          <w:sz w:val="24"/>
          <w:szCs w:val="24"/>
        </w:rPr>
        <w:t xml:space="preserve">, we find </w:t>
      </w:r>
      <w:proofErr w:type="spellStart"/>
      <w:r w:rsidRPr="00C2703D">
        <w:rPr>
          <w:rFonts w:ascii="Times New Roman" w:eastAsia="LM Roman 9" w:hAnsi="Times New Roman" w:cs="Times New Roman"/>
          <w:i/>
          <w:sz w:val="24"/>
          <w:szCs w:val="24"/>
        </w:rPr>
        <w:t>C</w:t>
      </w:r>
      <w:r w:rsidRPr="00C2703D">
        <w:rPr>
          <w:rFonts w:ascii="Times New Roman" w:eastAsia="LM Roman 9" w:hAnsi="Times New Roman" w:cs="Times New Roman"/>
          <w:i/>
          <w:sz w:val="24"/>
          <w:szCs w:val="24"/>
          <w:vertAlign w:val="subscript"/>
        </w:rPr>
        <w:t>lim</w:t>
      </w:r>
      <w:proofErr w:type="spellEnd"/>
      <w:r w:rsidRPr="00C2703D">
        <w:rPr>
          <w:rFonts w:ascii="Times New Roman" w:eastAsia="LM Roman 9" w:hAnsi="Times New Roman" w:cs="Times New Roman"/>
          <w:sz w:val="24"/>
          <w:szCs w:val="24"/>
        </w:rPr>
        <w:t xml:space="preserve"> as the positive value of:</w:t>
      </w:r>
    </w:p>
    <w:p w:rsidR="005754C2" w:rsidRPr="00C2703D" w:rsidRDefault="005754C2">
      <w:pPr>
        <w:spacing w:after="0" w:line="240" w:lineRule="auto"/>
        <w:jc w:val="both"/>
        <w:rPr>
          <w:rFonts w:ascii="Times New Roman" w:hAnsi="Times New Roman" w:cs="Times New Roman"/>
          <w:sz w:val="24"/>
          <w:szCs w:val="24"/>
        </w:rPr>
      </w:pPr>
    </w:p>
    <w:p w:rsidR="005754C2" w:rsidRPr="00C2703D" w:rsidRDefault="00302D4E">
      <w:pPr>
        <w:spacing w:after="0" w:line="240" w:lineRule="auto"/>
        <w:jc w:val="right"/>
        <w:rPr>
          <w:rFonts w:ascii="Times New Roman" w:hAnsi="Times New Roman" w:cs="Times New Roman"/>
          <w:sz w:val="24"/>
          <w:szCs w:val="24"/>
        </w:rPr>
      </w:pPr>
      <w:r w:rsidRPr="00C2703D">
        <w:rPr>
          <w:rFonts w:ascii="Times New Roman" w:hAnsi="Times New Roman" w:cs="Times New Roman"/>
          <w:noProof/>
          <w:sz w:val="24"/>
          <w:szCs w:val="24"/>
          <w:lang w:val="pt-BR" w:eastAsia="pt-BR"/>
        </w:rPr>
        <w:drawing>
          <wp:inline distT="0" distB="0" distL="0" distR="0">
            <wp:extent cx="1984248" cy="320040"/>
            <wp:effectExtent l="0" t="0" r="0" b="0"/>
            <wp:docPr id="19" name="image42.gif"/>
            <wp:cNvGraphicFramePr/>
            <a:graphic xmlns:a="http://schemas.openxmlformats.org/drawingml/2006/main">
              <a:graphicData uri="http://schemas.openxmlformats.org/drawingml/2006/picture">
                <pic:pic xmlns:pic="http://schemas.openxmlformats.org/drawingml/2006/picture">
                  <pic:nvPicPr>
                    <pic:cNvPr id="0" name="image42.gif"/>
                    <pic:cNvPicPr preferRelativeResize="0"/>
                  </pic:nvPicPr>
                  <pic:blipFill>
                    <a:blip r:embed="rId10" cstate="print"/>
                    <a:srcRect/>
                    <a:stretch>
                      <a:fillRect/>
                    </a:stretch>
                  </pic:blipFill>
                  <pic:spPr>
                    <a:xfrm>
                      <a:off x="0" y="0"/>
                      <a:ext cx="1984248" cy="320040"/>
                    </a:xfrm>
                    <a:prstGeom prst="rect">
                      <a:avLst/>
                    </a:prstGeom>
                    <a:ln/>
                  </pic:spPr>
                </pic:pic>
              </a:graphicData>
            </a:graphic>
          </wp:inline>
        </w:drawing>
      </w:r>
      <w:r w:rsidRPr="00C2703D">
        <w:rPr>
          <w:rFonts w:ascii="Times New Roman" w:eastAsia="LM Roman 9" w:hAnsi="Times New Roman" w:cs="Times New Roman"/>
          <w:sz w:val="24"/>
          <w:szCs w:val="24"/>
        </w:rPr>
        <w:tab/>
      </w:r>
      <w:r w:rsidRPr="00C2703D">
        <w:rPr>
          <w:rFonts w:ascii="Times New Roman" w:eastAsia="LM Roman 9" w:hAnsi="Times New Roman" w:cs="Times New Roman"/>
          <w:sz w:val="24"/>
          <w:szCs w:val="24"/>
        </w:rPr>
        <w:tab/>
      </w:r>
      <w:r w:rsidRPr="00C2703D">
        <w:rPr>
          <w:rFonts w:ascii="Times New Roman" w:eastAsia="LM Roman 9" w:hAnsi="Times New Roman" w:cs="Times New Roman"/>
          <w:sz w:val="24"/>
          <w:szCs w:val="24"/>
        </w:rPr>
        <w:tab/>
      </w:r>
      <w:r w:rsidRPr="00C2703D">
        <w:rPr>
          <w:rFonts w:ascii="Times New Roman" w:eastAsia="LM Roman 9" w:hAnsi="Times New Roman" w:cs="Times New Roman"/>
          <w:sz w:val="24"/>
          <w:szCs w:val="24"/>
        </w:rPr>
        <w:tab/>
        <w:t>(3)</w:t>
      </w:r>
    </w:p>
    <w:p w:rsidR="005754C2" w:rsidRPr="00C2703D" w:rsidRDefault="005754C2">
      <w:pPr>
        <w:spacing w:after="0" w:line="240" w:lineRule="auto"/>
        <w:jc w:val="center"/>
        <w:rPr>
          <w:rFonts w:ascii="Times New Roman" w:hAnsi="Times New Roman" w:cs="Times New Roman"/>
          <w:sz w:val="24"/>
          <w:szCs w:val="24"/>
        </w:rPr>
      </w:pPr>
    </w:p>
    <w:p w:rsidR="005754C2" w:rsidRPr="00C2703D" w:rsidRDefault="00302D4E">
      <w:pPr>
        <w:spacing w:after="0" w:line="240" w:lineRule="auto"/>
        <w:ind w:firstLine="450"/>
        <w:jc w:val="both"/>
        <w:rPr>
          <w:rFonts w:ascii="Times New Roman" w:hAnsi="Times New Roman" w:cs="Times New Roman"/>
          <w:sz w:val="24"/>
          <w:szCs w:val="24"/>
        </w:rPr>
      </w:pPr>
      <w:r w:rsidRPr="00C2703D">
        <w:rPr>
          <w:rFonts w:ascii="Times New Roman" w:eastAsia="LM Roman 9" w:hAnsi="Times New Roman" w:cs="Times New Roman"/>
          <w:sz w:val="24"/>
          <w:szCs w:val="24"/>
        </w:rPr>
        <w:t xml:space="preserve">Finally, </w:t>
      </w:r>
      <w:r w:rsidRPr="00C2703D">
        <w:rPr>
          <w:rFonts w:ascii="Times New Roman" w:eastAsia="Times New Roman" w:hAnsi="Times New Roman" w:cs="Times New Roman"/>
          <w:i/>
          <w:sz w:val="24"/>
          <w:szCs w:val="24"/>
        </w:rPr>
        <w:t>β</w:t>
      </w:r>
      <w:r w:rsidRPr="00C2703D">
        <w:rPr>
          <w:rFonts w:ascii="Times New Roman" w:eastAsia="LM Roman 9" w:hAnsi="Times New Roman" w:cs="Times New Roman"/>
          <w:sz w:val="24"/>
          <w:szCs w:val="24"/>
        </w:rPr>
        <w:t xml:space="preserve"> can be defined as the positive value of:</w:t>
      </w:r>
    </w:p>
    <w:p w:rsidR="005754C2" w:rsidRPr="00C2703D" w:rsidRDefault="005754C2">
      <w:pPr>
        <w:spacing w:after="0" w:line="240" w:lineRule="auto"/>
        <w:jc w:val="both"/>
        <w:rPr>
          <w:rFonts w:ascii="Times New Roman" w:hAnsi="Times New Roman" w:cs="Times New Roman"/>
          <w:sz w:val="24"/>
          <w:szCs w:val="24"/>
        </w:rPr>
      </w:pPr>
    </w:p>
    <w:p w:rsidR="005754C2" w:rsidRPr="00C2703D" w:rsidRDefault="00302D4E">
      <w:pPr>
        <w:spacing w:after="0" w:line="240" w:lineRule="auto"/>
        <w:jc w:val="right"/>
        <w:rPr>
          <w:rFonts w:ascii="Times New Roman" w:hAnsi="Times New Roman" w:cs="Times New Roman"/>
          <w:sz w:val="24"/>
          <w:szCs w:val="24"/>
        </w:rPr>
      </w:pPr>
      <w:r w:rsidRPr="00C2703D">
        <w:rPr>
          <w:rFonts w:ascii="Times New Roman" w:hAnsi="Times New Roman" w:cs="Times New Roman"/>
          <w:noProof/>
          <w:sz w:val="24"/>
          <w:szCs w:val="24"/>
          <w:lang w:val="pt-BR" w:eastAsia="pt-BR"/>
        </w:rPr>
        <w:drawing>
          <wp:inline distT="0" distB="0" distL="0" distR="0">
            <wp:extent cx="2359152" cy="329184"/>
            <wp:effectExtent l="0" t="0" r="0" b="0"/>
            <wp:docPr id="20" name="image43.gif"/>
            <wp:cNvGraphicFramePr/>
            <a:graphic xmlns:a="http://schemas.openxmlformats.org/drawingml/2006/main">
              <a:graphicData uri="http://schemas.openxmlformats.org/drawingml/2006/picture">
                <pic:pic xmlns:pic="http://schemas.openxmlformats.org/drawingml/2006/picture">
                  <pic:nvPicPr>
                    <pic:cNvPr id="0" name="image43.gif"/>
                    <pic:cNvPicPr preferRelativeResize="0"/>
                  </pic:nvPicPr>
                  <pic:blipFill>
                    <a:blip r:embed="rId11" cstate="print"/>
                    <a:srcRect/>
                    <a:stretch>
                      <a:fillRect/>
                    </a:stretch>
                  </pic:blipFill>
                  <pic:spPr>
                    <a:xfrm>
                      <a:off x="0" y="0"/>
                      <a:ext cx="2359152" cy="329184"/>
                    </a:xfrm>
                    <a:prstGeom prst="rect">
                      <a:avLst/>
                    </a:prstGeom>
                    <a:ln/>
                  </pic:spPr>
                </pic:pic>
              </a:graphicData>
            </a:graphic>
          </wp:inline>
        </w:drawing>
      </w:r>
      <w:r w:rsidRPr="00C2703D">
        <w:rPr>
          <w:rFonts w:ascii="Times New Roman" w:eastAsia="LM Roman 9" w:hAnsi="Times New Roman" w:cs="Times New Roman"/>
          <w:sz w:val="24"/>
          <w:szCs w:val="24"/>
        </w:rPr>
        <w:tab/>
      </w:r>
      <w:r w:rsidRPr="00C2703D">
        <w:rPr>
          <w:rFonts w:ascii="Times New Roman" w:eastAsia="LM Roman 9" w:hAnsi="Times New Roman" w:cs="Times New Roman"/>
          <w:sz w:val="24"/>
          <w:szCs w:val="24"/>
        </w:rPr>
        <w:tab/>
      </w:r>
      <w:r w:rsidRPr="00C2703D">
        <w:rPr>
          <w:rFonts w:ascii="Times New Roman" w:eastAsia="LM Roman 9" w:hAnsi="Times New Roman" w:cs="Times New Roman"/>
          <w:sz w:val="24"/>
          <w:szCs w:val="24"/>
        </w:rPr>
        <w:tab/>
        <w:t>(4)</w:t>
      </w:r>
    </w:p>
    <w:p w:rsidR="005754C2" w:rsidRPr="00C2703D" w:rsidRDefault="005754C2">
      <w:pPr>
        <w:spacing w:after="0" w:line="240" w:lineRule="auto"/>
        <w:jc w:val="center"/>
        <w:rPr>
          <w:rFonts w:ascii="Times New Roman" w:hAnsi="Times New Roman" w:cs="Times New Roman"/>
          <w:sz w:val="24"/>
          <w:szCs w:val="24"/>
        </w:rPr>
      </w:pPr>
    </w:p>
    <w:p w:rsidR="005754C2" w:rsidRPr="00C2703D" w:rsidRDefault="00302D4E">
      <w:pPr>
        <w:spacing w:after="0" w:line="240" w:lineRule="auto"/>
        <w:ind w:firstLine="450"/>
        <w:jc w:val="both"/>
        <w:rPr>
          <w:rFonts w:ascii="Times New Roman" w:hAnsi="Times New Roman" w:cs="Times New Roman"/>
          <w:sz w:val="24"/>
          <w:szCs w:val="24"/>
        </w:rPr>
      </w:pPr>
      <w:r w:rsidRPr="00C2703D">
        <w:rPr>
          <w:rFonts w:ascii="Times New Roman" w:eastAsia="LM Roman 9" w:hAnsi="Times New Roman" w:cs="Times New Roman"/>
          <w:sz w:val="24"/>
          <w:szCs w:val="24"/>
        </w:rPr>
        <w:t xml:space="preserve">At concentration values greater than </w:t>
      </w:r>
      <w:r w:rsidRPr="00C2703D">
        <w:rPr>
          <w:rFonts w:ascii="Times New Roman" w:eastAsia="LM Roman 9" w:hAnsi="Times New Roman" w:cs="Times New Roman"/>
          <w:i/>
          <w:sz w:val="24"/>
          <w:szCs w:val="24"/>
        </w:rPr>
        <w:t>C</w:t>
      </w:r>
      <w:r w:rsidRPr="00C2703D">
        <w:rPr>
          <w:rFonts w:ascii="Times New Roman" w:eastAsia="LM Roman 9" w:hAnsi="Times New Roman" w:cs="Times New Roman"/>
          <w:i/>
          <w:sz w:val="24"/>
          <w:szCs w:val="24"/>
          <w:vertAlign w:val="subscript"/>
        </w:rPr>
        <w:t>2</w:t>
      </w:r>
      <w:r w:rsidRPr="00C2703D">
        <w:rPr>
          <w:rFonts w:ascii="Times New Roman" w:eastAsia="LM Roman 9" w:hAnsi="Times New Roman" w:cs="Times New Roman"/>
          <w:sz w:val="24"/>
          <w:szCs w:val="24"/>
        </w:rPr>
        <w:t xml:space="preserve">, the solute uptake is driven only by mass flow of water and the active uptake is zero. Thus, </w:t>
      </w:r>
      <w:r w:rsidRPr="00C2703D">
        <w:rPr>
          <w:rFonts w:ascii="Times New Roman" w:eastAsia="LM Roman 9" w:hAnsi="Times New Roman" w:cs="Times New Roman"/>
          <w:i/>
          <w:sz w:val="24"/>
          <w:szCs w:val="24"/>
        </w:rPr>
        <w:t>C</w:t>
      </w:r>
      <w:r w:rsidRPr="00C2703D">
        <w:rPr>
          <w:rFonts w:ascii="Times New Roman" w:eastAsia="LM Roman 9" w:hAnsi="Times New Roman" w:cs="Times New Roman"/>
          <w:i/>
          <w:sz w:val="24"/>
          <w:szCs w:val="24"/>
          <w:vertAlign w:val="subscript"/>
        </w:rPr>
        <w:t>2</w:t>
      </w:r>
      <w:r w:rsidRPr="00C2703D">
        <w:rPr>
          <w:rFonts w:ascii="Times New Roman" w:eastAsia="LM Roman 9" w:hAnsi="Times New Roman" w:cs="Times New Roman"/>
          <w:sz w:val="24"/>
          <w:szCs w:val="24"/>
        </w:rPr>
        <w:t xml:space="preserve"> can be found as:</w:t>
      </w:r>
    </w:p>
    <w:p w:rsidR="005754C2" w:rsidRPr="00C2703D" w:rsidRDefault="005754C2">
      <w:pPr>
        <w:spacing w:after="0" w:line="240" w:lineRule="auto"/>
        <w:jc w:val="both"/>
        <w:rPr>
          <w:rFonts w:ascii="Times New Roman" w:hAnsi="Times New Roman" w:cs="Times New Roman"/>
          <w:sz w:val="24"/>
          <w:szCs w:val="24"/>
        </w:rPr>
      </w:pPr>
    </w:p>
    <w:p w:rsidR="005754C2" w:rsidRPr="00C2703D" w:rsidRDefault="00302D4E">
      <w:pPr>
        <w:spacing w:after="0" w:line="240" w:lineRule="auto"/>
        <w:jc w:val="right"/>
        <w:rPr>
          <w:rFonts w:ascii="Times New Roman" w:hAnsi="Times New Roman" w:cs="Times New Roman"/>
          <w:sz w:val="24"/>
          <w:szCs w:val="24"/>
        </w:rPr>
      </w:pPr>
      <w:r w:rsidRPr="00C2703D">
        <w:rPr>
          <w:rFonts w:ascii="Times New Roman" w:hAnsi="Times New Roman" w:cs="Times New Roman"/>
          <w:noProof/>
          <w:sz w:val="24"/>
          <w:szCs w:val="24"/>
          <w:lang w:val="pt-BR" w:eastAsia="pt-BR"/>
        </w:rPr>
        <w:drawing>
          <wp:inline distT="0" distB="0" distL="0" distR="0">
            <wp:extent cx="539496" cy="274320"/>
            <wp:effectExtent l="0" t="0" r="0" b="0"/>
            <wp:docPr id="21" name="image44.gif"/>
            <wp:cNvGraphicFramePr/>
            <a:graphic xmlns:a="http://schemas.openxmlformats.org/drawingml/2006/main">
              <a:graphicData uri="http://schemas.openxmlformats.org/drawingml/2006/picture">
                <pic:pic xmlns:pic="http://schemas.openxmlformats.org/drawingml/2006/picture">
                  <pic:nvPicPr>
                    <pic:cNvPr id="0" name="image44.gif"/>
                    <pic:cNvPicPr preferRelativeResize="0"/>
                  </pic:nvPicPr>
                  <pic:blipFill>
                    <a:blip r:embed="rId12" cstate="print"/>
                    <a:srcRect/>
                    <a:stretch>
                      <a:fillRect/>
                    </a:stretch>
                  </pic:blipFill>
                  <pic:spPr>
                    <a:xfrm>
                      <a:off x="0" y="0"/>
                      <a:ext cx="539496" cy="274320"/>
                    </a:xfrm>
                    <a:prstGeom prst="rect">
                      <a:avLst/>
                    </a:prstGeom>
                    <a:ln/>
                  </pic:spPr>
                </pic:pic>
              </a:graphicData>
            </a:graphic>
          </wp:inline>
        </w:drawing>
      </w:r>
      <w:r w:rsidRPr="00C2703D">
        <w:rPr>
          <w:rFonts w:ascii="Times New Roman" w:eastAsia="LM Roman 9" w:hAnsi="Times New Roman" w:cs="Times New Roman"/>
          <w:sz w:val="24"/>
          <w:szCs w:val="24"/>
        </w:rPr>
        <w:tab/>
      </w:r>
      <w:r w:rsidRPr="00C2703D">
        <w:rPr>
          <w:rFonts w:ascii="Times New Roman" w:eastAsia="LM Roman 9" w:hAnsi="Times New Roman" w:cs="Times New Roman"/>
          <w:sz w:val="24"/>
          <w:szCs w:val="24"/>
        </w:rPr>
        <w:tab/>
      </w:r>
      <w:r w:rsidRPr="00C2703D">
        <w:rPr>
          <w:rFonts w:ascii="Times New Roman" w:eastAsia="LM Roman 9" w:hAnsi="Times New Roman" w:cs="Times New Roman"/>
          <w:sz w:val="24"/>
          <w:szCs w:val="24"/>
        </w:rPr>
        <w:tab/>
      </w:r>
      <w:r w:rsidRPr="00C2703D">
        <w:rPr>
          <w:rFonts w:ascii="Times New Roman" w:eastAsia="LM Roman 9" w:hAnsi="Times New Roman" w:cs="Times New Roman"/>
          <w:sz w:val="24"/>
          <w:szCs w:val="24"/>
        </w:rPr>
        <w:tab/>
      </w:r>
      <w:r w:rsidRPr="00C2703D">
        <w:rPr>
          <w:rFonts w:ascii="Times New Roman" w:eastAsia="LM Roman 9" w:hAnsi="Times New Roman" w:cs="Times New Roman"/>
          <w:sz w:val="24"/>
          <w:szCs w:val="24"/>
        </w:rPr>
        <w:tab/>
      </w:r>
      <w:r w:rsidRPr="00C2703D">
        <w:rPr>
          <w:rFonts w:ascii="Times New Roman" w:eastAsia="LM Roman 9" w:hAnsi="Times New Roman" w:cs="Times New Roman"/>
          <w:sz w:val="24"/>
          <w:szCs w:val="24"/>
        </w:rPr>
        <w:tab/>
        <w:t>(5)</w:t>
      </w:r>
    </w:p>
    <w:p w:rsidR="005754C2" w:rsidRPr="00C2703D" w:rsidRDefault="005754C2">
      <w:pPr>
        <w:spacing w:after="0" w:line="240" w:lineRule="auto"/>
        <w:jc w:val="center"/>
        <w:rPr>
          <w:rFonts w:ascii="Times New Roman" w:hAnsi="Times New Roman" w:cs="Times New Roman"/>
          <w:sz w:val="24"/>
          <w:szCs w:val="24"/>
        </w:rPr>
      </w:pPr>
    </w:p>
    <w:p w:rsidR="005754C2" w:rsidRPr="00C2703D" w:rsidRDefault="00302D4E">
      <w:pPr>
        <w:spacing w:after="0" w:line="240" w:lineRule="auto"/>
        <w:ind w:firstLine="450"/>
        <w:jc w:val="both"/>
        <w:rPr>
          <w:rFonts w:ascii="Times New Roman" w:hAnsi="Times New Roman" w:cs="Times New Roman"/>
          <w:sz w:val="24"/>
          <w:szCs w:val="24"/>
        </w:rPr>
      </w:pPr>
      <w:r w:rsidRPr="00C2703D">
        <w:rPr>
          <w:rFonts w:ascii="Times New Roman" w:eastAsia="LM Roman 9" w:hAnsi="Times New Roman" w:cs="Times New Roman"/>
          <w:sz w:val="24"/>
          <w:szCs w:val="24"/>
        </w:rPr>
        <w:t>The partitioning between active (</w:t>
      </w:r>
      <w:r w:rsidRPr="00C2703D">
        <w:rPr>
          <w:rFonts w:ascii="Times New Roman" w:eastAsia="Times New Roman" w:hAnsi="Times New Roman" w:cs="Times New Roman"/>
          <w:i/>
          <w:sz w:val="24"/>
          <w:szCs w:val="24"/>
        </w:rPr>
        <w:t>α</w:t>
      </w:r>
      <w:r w:rsidRPr="00C2703D">
        <w:rPr>
          <w:rFonts w:ascii="Times New Roman" w:eastAsia="LM Roman 9" w:hAnsi="Times New Roman" w:cs="Times New Roman"/>
          <w:sz w:val="24"/>
          <w:szCs w:val="24"/>
        </w:rPr>
        <w:t>) and passive uptake (</w:t>
      </w:r>
      <w:r w:rsidRPr="00C2703D">
        <w:rPr>
          <w:rFonts w:ascii="Times New Roman" w:eastAsia="LM Roman 9" w:hAnsi="Times New Roman" w:cs="Times New Roman"/>
          <w:i/>
          <w:sz w:val="24"/>
          <w:szCs w:val="24"/>
        </w:rPr>
        <w:t>q</w:t>
      </w:r>
      <w:r w:rsidRPr="00C2703D">
        <w:rPr>
          <w:rFonts w:ascii="Times New Roman" w:eastAsia="LM Roman 9" w:hAnsi="Times New Roman" w:cs="Times New Roman"/>
          <w:i/>
          <w:sz w:val="24"/>
          <w:szCs w:val="24"/>
          <w:vertAlign w:val="subscript"/>
        </w:rPr>
        <w:t>0</w:t>
      </w:r>
      <w:r w:rsidRPr="00C2703D">
        <w:rPr>
          <w:rFonts w:ascii="Times New Roman" w:eastAsia="LM Roman 9" w:hAnsi="Times New Roman" w:cs="Times New Roman"/>
          <w:sz w:val="24"/>
          <w:szCs w:val="24"/>
        </w:rPr>
        <w:t>) is done by difference, as the values of total uptake and passive uptake is always known:</w:t>
      </w:r>
    </w:p>
    <w:p w:rsidR="005754C2" w:rsidRPr="00C2703D" w:rsidRDefault="005754C2">
      <w:pPr>
        <w:spacing w:after="0" w:line="240" w:lineRule="auto"/>
        <w:jc w:val="both"/>
        <w:rPr>
          <w:rFonts w:ascii="Times New Roman" w:hAnsi="Times New Roman" w:cs="Times New Roman"/>
          <w:sz w:val="24"/>
          <w:szCs w:val="24"/>
        </w:rPr>
      </w:pPr>
    </w:p>
    <w:p w:rsidR="005754C2" w:rsidRPr="00C2703D" w:rsidRDefault="00302D4E">
      <w:pPr>
        <w:spacing w:after="0" w:line="240" w:lineRule="auto"/>
        <w:jc w:val="right"/>
        <w:rPr>
          <w:rFonts w:ascii="Times New Roman" w:hAnsi="Times New Roman" w:cs="Times New Roman"/>
          <w:sz w:val="24"/>
          <w:szCs w:val="24"/>
        </w:rPr>
      </w:pPr>
      <w:r w:rsidRPr="00C2703D">
        <w:rPr>
          <w:rFonts w:ascii="Times New Roman" w:hAnsi="Times New Roman" w:cs="Times New Roman"/>
          <w:noProof/>
          <w:sz w:val="24"/>
          <w:szCs w:val="24"/>
          <w:lang w:val="pt-BR" w:eastAsia="pt-BR"/>
        </w:rPr>
        <w:drawing>
          <wp:inline distT="0" distB="0" distL="0" distR="0">
            <wp:extent cx="2368296" cy="594360"/>
            <wp:effectExtent l="0" t="0" r="0" b="0"/>
            <wp:docPr id="22" name="image47.gif"/>
            <wp:cNvGraphicFramePr/>
            <a:graphic xmlns:a="http://schemas.openxmlformats.org/drawingml/2006/main">
              <a:graphicData uri="http://schemas.openxmlformats.org/drawingml/2006/picture">
                <pic:pic xmlns:pic="http://schemas.openxmlformats.org/drawingml/2006/picture">
                  <pic:nvPicPr>
                    <pic:cNvPr id="0" name="image47.gif"/>
                    <pic:cNvPicPr preferRelativeResize="0"/>
                  </pic:nvPicPr>
                  <pic:blipFill>
                    <a:blip r:embed="rId13" cstate="print"/>
                    <a:srcRect t="12156"/>
                    <a:stretch>
                      <a:fillRect/>
                    </a:stretch>
                  </pic:blipFill>
                  <pic:spPr>
                    <a:xfrm>
                      <a:off x="0" y="0"/>
                      <a:ext cx="2368296" cy="594360"/>
                    </a:xfrm>
                    <a:prstGeom prst="rect">
                      <a:avLst/>
                    </a:prstGeom>
                    <a:ln/>
                  </pic:spPr>
                </pic:pic>
              </a:graphicData>
            </a:graphic>
          </wp:inline>
        </w:drawing>
      </w:r>
      <w:r w:rsidRPr="00C2703D">
        <w:rPr>
          <w:rFonts w:ascii="Times New Roman" w:eastAsia="LM Roman 9" w:hAnsi="Times New Roman" w:cs="Times New Roman"/>
          <w:sz w:val="24"/>
          <w:szCs w:val="24"/>
        </w:rPr>
        <w:tab/>
      </w:r>
      <w:r w:rsidRPr="00C2703D">
        <w:rPr>
          <w:rFonts w:ascii="Times New Roman" w:eastAsia="LM Roman 9" w:hAnsi="Times New Roman" w:cs="Times New Roman"/>
          <w:sz w:val="24"/>
          <w:szCs w:val="24"/>
        </w:rPr>
        <w:tab/>
      </w:r>
      <w:r w:rsidRPr="00C2703D">
        <w:rPr>
          <w:rFonts w:ascii="Times New Roman" w:eastAsia="LM Roman 9" w:hAnsi="Times New Roman" w:cs="Times New Roman"/>
          <w:sz w:val="24"/>
          <w:szCs w:val="24"/>
        </w:rPr>
        <w:tab/>
        <w:t>(6)</w:t>
      </w:r>
    </w:p>
    <w:p w:rsidR="005754C2" w:rsidRPr="00C2703D" w:rsidRDefault="005754C2">
      <w:pPr>
        <w:spacing w:after="0" w:line="240" w:lineRule="auto"/>
        <w:jc w:val="center"/>
        <w:rPr>
          <w:rFonts w:ascii="Times New Roman" w:hAnsi="Times New Roman" w:cs="Times New Roman"/>
          <w:sz w:val="24"/>
          <w:szCs w:val="24"/>
        </w:rPr>
      </w:pPr>
    </w:p>
    <w:p w:rsidR="005754C2" w:rsidRPr="00C2703D" w:rsidRDefault="00302D4E">
      <w:pPr>
        <w:spacing w:after="0" w:line="240" w:lineRule="auto"/>
        <w:ind w:firstLine="450"/>
        <w:jc w:val="both"/>
        <w:rPr>
          <w:rFonts w:ascii="Times New Roman" w:hAnsi="Times New Roman" w:cs="Times New Roman"/>
          <w:sz w:val="24"/>
          <w:szCs w:val="24"/>
        </w:rPr>
      </w:pPr>
      <w:r w:rsidRPr="00C2703D">
        <w:rPr>
          <w:rFonts w:ascii="Times New Roman" w:eastAsia="LM Roman 9" w:hAnsi="Times New Roman" w:cs="Times New Roman"/>
          <w:sz w:val="24"/>
          <w:szCs w:val="24"/>
        </w:rPr>
        <w:t xml:space="preserve">The equation (6) is, therefore, the linearization of equation (1) for values of concentration smaller than </w:t>
      </w:r>
      <w:proofErr w:type="spellStart"/>
      <w:r w:rsidRPr="00C2703D">
        <w:rPr>
          <w:rFonts w:ascii="Times New Roman" w:eastAsia="LM Roman 9" w:hAnsi="Times New Roman" w:cs="Times New Roman"/>
          <w:i/>
          <w:sz w:val="24"/>
          <w:szCs w:val="24"/>
        </w:rPr>
        <w:t>C</w:t>
      </w:r>
      <w:r w:rsidRPr="00C2703D">
        <w:rPr>
          <w:rFonts w:ascii="Times New Roman" w:eastAsia="LM Roman 9" w:hAnsi="Times New Roman" w:cs="Times New Roman"/>
          <w:i/>
          <w:sz w:val="24"/>
          <w:szCs w:val="24"/>
          <w:vertAlign w:val="subscript"/>
        </w:rPr>
        <w:t>lim</w:t>
      </w:r>
      <w:proofErr w:type="spellEnd"/>
      <w:r w:rsidRPr="00C2703D">
        <w:rPr>
          <w:rFonts w:ascii="Times New Roman" w:eastAsia="LM Roman 9" w:hAnsi="Times New Roman" w:cs="Times New Roman"/>
          <w:sz w:val="24"/>
          <w:szCs w:val="24"/>
        </w:rPr>
        <w:t xml:space="preserve"> and greater than </w:t>
      </w:r>
      <w:r w:rsidRPr="00C2703D">
        <w:rPr>
          <w:rFonts w:ascii="Times New Roman" w:eastAsia="LM Roman 9" w:hAnsi="Times New Roman" w:cs="Times New Roman"/>
          <w:i/>
          <w:sz w:val="24"/>
          <w:szCs w:val="24"/>
        </w:rPr>
        <w:t>C</w:t>
      </w:r>
      <w:r w:rsidRPr="00C2703D">
        <w:rPr>
          <w:rFonts w:ascii="Times New Roman" w:eastAsia="LM Roman 9" w:hAnsi="Times New Roman" w:cs="Times New Roman"/>
          <w:i/>
          <w:sz w:val="24"/>
          <w:szCs w:val="24"/>
          <w:vertAlign w:val="subscript"/>
        </w:rPr>
        <w:t>2</w:t>
      </w:r>
      <w:r w:rsidRPr="00C2703D">
        <w:rPr>
          <w:rFonts w:ascii="Times New Roman" w:eastAsia="LM Roman 9" w:hAnsi="Times New Roman" w:cs="Times New Roman"/>
          <w:sz w:val="24"/>
          <w:szCs w:val="24"/>
        </w:rPr>
        <w:t>.</w:t>
      </w:r>
    </w:p>
    <w:p w:rsidR="005754C2" w:rsidRPr="00C2703D" w:rsidRDefault="005754C2">
      <w:pPr>
        <w:spacing w:after="0" w:line="240" w:lineRule="auto"/>
        <w:ind w:firstLine="450"/>
        <w:jc w:val="both"/>
        <w:rPr>
          <w:rFonts w:ascii="Times New Roman" w:hAnsi="Times New Roman" w:cs="Times New Roman"/>
          <w:sz w:val="24"/>
          <w:szCs w:val="24"/>
        </w:rPr>
      </w:pPr>
    </w:p>
    <w:p w:rsidR="005754C2" w:rsidRPr="00C2703D" w:rsidRDefault="005754C2">
      <w:pPr>
        <w:spacing w:after="0" w:line="240" w:lineRule="auto"/>
        <w:jc w:val="both"/>
        <w:rPr>
          <w:rFonts w:ascii="Times New Roman" w:hAnsi="Times New Roman" w:cs="Times New Roman"/>
          <w:sz w:val="24"/>
          <w:szCs w:val="24"/>
        </w:rPr>
      </w:pPr>
    </w:p>
    <w:p w:rsidR="005754C2" w:rsidRPr="00C2703D" w:rsidRDefault="00302D4E">
      <w:pPr>
        <w:spacing w:after="0" w:line="240" w:lineRule="auto"/>
        <w:jc w:val="both"/>
        <w:rPr>
          <w:rFonts w:ascii="Times New Roman" w:hAnsi="Times New Roman" w:cs="Times New Roman"/>
          <w:sz w:val="24"/>
          <w:szCs w:val="24"/>
        </w:rPr>
      </w:pPr>
      <w:r w:rsidRPr="00C2703D">
        <w:rPr>
          <w:rFonts w:ascii="Times New Roman" w:eastAsia="LM Roman 9" w:hAnsi="Times New Roman" w:cs="Times New Roman"/>
          <w:b/>
          <w:sz w:val="24"/>
          <w:szCs w:val="24"/>
        </w:rPr>
        <w:t>1.2 Water and solute transport equations</w:t>
      </w:r>
    </w:p>
    <w:p w:rsidR="005754C2" w:rsidRPr="00C2703D" w:rsidRDefault="00302D4E">
      <w:pPr>
        <w:spacing w:after="0" w:line="240" w:lineRule="auto"/>
        <w:ind w:firstLine="450"/>
        <w:jc w:val="both"/>
        <w:rPr>
          <w:rFonts w:ascii="Times New Roman" w:hAnsi="Times New Roman" w:cs="Times New Roman"/>
          <w:sz w:val="24"/>
          <w:szCs w:val="24"/>
        </w:rPr>
      </w:pPr>
      <w:commentRangeStart w:id="3"/>
      <w:r w:rsidRPr="00C2703D">
        <w:rPr>
          <w:rFonts w:ascii="Times New Roman" w:eastAsia="LM Roman 9" w:hAnsi="Times New Roman" w:cs="Times New Roman"/>
          <w:sz w:val="24"/>
          <w:szCs w:val="24"/>
        </w:rPr>
        <w:t xml:space="preserve">The water and solute differential equations </w:t>
      </w:r>
      <w:commentRangeEnd w:id="3"/>
      <w:r w:rsidR="00356F3C">
        <w:rPr>
          <w:rStyle w:val="Refdecomentrio"/>
        </w:rPr>
        <w:commentReference w:id="3"/>
      </w:r>
      <w:r w:rsidRPr="00C2703D">
        <w:rPr>
          <w:rFonts w:ascii="Times New Roman" w:eastAsia="LM Roman 9" w:hAnsi="Times New Roman" w:cs="Times New Roman"/>
          <w:sz w:val="24"/>
          <w:szCs w:val="24"/>
        </w:rPr>
        <w:t xml:space="preserve">for one-dimensional </w:t>
      </w:r>
      <w:proofErr w:type="spellStart"/>
      <w:r w:rsidRPr="00C2703D">
        <w:rPr>
          <w:rFonts w:ascii="Times New Roman" w:eastAsia="LM Roman 9" w:hAnsi="Times New Roman" w:cs="Times New Roman"/>
          <w:sz w:val="24"/>
          <w:szCs w:val="24"/>
        </w:rPr>
        <w:t>axisymmetric</w:t>
      </w:r>
      <w:proofErr w:type="spellEnd"/>
      <w:r w:rsidRPr="00C2703D">
        <w:rPr>
          <w:rFonts w:ascii="Times New Roman" w:eastAsia="LM Roman 9" w:hAnsi="Times New Roman" w:cs="Times New Roman"/>
          <w:sz w:val="24"/>
          <w:szCs w:val="24"/>
        </w:rPr>
        <w:t xml:space="preserve"> flow were solved numerically and simulated iteratively as described in the following. The algorithm was based on the solution proposed by de </w:t>
      </w:r>
      <w:proofErr w:type="spellStart"/>
      <w:r w:rsidRPr="00C2703D">
        <w:rPr>
          <w:rFonts w:ascii="Times New Roman" w:eastAsia="LM Roman 9" w:hAnsi="Times New Roman" w:cs="Times New Roman"/>
          <w:sz w:val="24"/>
          <w:szCs w:val="24"/>
        </w:rPr>
        <w:t>Jong</w:t>
      </w:r>
      <w:proofErr w:type="spellEnd"/>
      <w:r w:rsidRPr="00C2703D">
        <w:rPr>
          <w:rFonts w:ascii="Times New Roman" w:eastAsia="LM Roman 9" w:hAnsi="Times New Roman" w:cs="Times New Roman"/>
          <w:sz w:val="24"/>
          <w:szCs w:val="24"/>
        </w:rPr>
        <w:t xml:space="preserve"> van </w:t>
      </w:r>
      <w:proofErr w:type="spellStart"/>
      <w:r w:rsidRPr="00C2703D">
        <w:rPr>
          <w:rFonts w:ascii="Times New Roman" w:eastAsia="LM Roman 9" w:hAnsi="Times New Roman" w:cs="Times New Roman"/>
          <w:sz w:val="24"/>
          <w:szCs w:val="24"/>
        </w:rPr>
        <w:t>Lier</w:t>
      </w:r>
      <w:proofErr w:type="spellEnd"/>
      <w:r w:rsidRPr="00C2703D">
        <w:rPr>
          <w:rFonts w:ascii="Times New Roman" w:eastAsia="LM Roman 9" w:hAnsi="Times New Roman" w:cs="Times New Roman"/>
          <w:sz w:val="24"/>
          <w:szCs w:val="24"/>
        </w:rPr>
        <w:t xml:space="preserve"> et al. [3] and [4].</w:t>
      </w:r>
    </w:p>
    <w:p w:rsidR="005754C2" w:rsidRPr="00C2703D" w:rsidRDefault="00302D4E">
      <w:pPr>
        <w:spacing w:after="0" w:line="240" w:lineRule="auto"/>
        <w:ind w:firstLine="450"/>
        <w:jc w:val="both"/>
        <w:rPr>
          <w:rFonts w:ascii="Times New Roman" w:hAnsi="Times New Roman" w:cs="Times New Roman"/>
          <w:sz w:val="24"/>
          <w:szCs w:val="24"/>
        </w:rPr>
      </w:pPr>
      <w:r w:rsidRPr="00C2703D">
        <w:rPr>
          <w:rFonts w:ascii="Times New Roman" w:eastAsia="LM Roman 9" w:hAnsi="Times New Roman" w:cs="Times New Roman"/>
          <w:sz w:val="24"/>
          <w:szCs w:val="24"/>
        </w:rPr>
        <w:t>The Richards equation for one-dimensional axisymmetric flow, assuming no sink or source and no gravitational, can be written as:</w:t>
      </w:r>
    </w:p>
    <w:p w:rsidR="005754C2" w:rsidRPr="00C2703D" w:rsidRDefault="005754C2">
      <w:pPr>
        <w:spacing w:after="0" w:line="240" w:lineRule="auto"/>
        <w:jc w:val="both"/>
        <w:rPr>
          <w:rFonts w:ascii="Times New Roman" w:hAnsi="Times New Roman" w:cs="Times New Roman"/>
          <w:sz w:val="24"/>
          <w:szCs w:val="24"/>
        </w:rPr>
      </w:pPr>
    </w:p>
    <w:p w:rsidR="005754C2" w:rsidRPr="00C2703D" w:rsidRDefault="00302D4E">
      <w:pPr>
        <w:spacing w:after="0" w:line="240" w:lineRule="auto"/>
        <w:jc w:val="right"/>
        <w:rPr>
          <w:rFonts w:ascii="Times New Roman" w:hAnsi="Times New Roman" w:cs="Times New Roman"/>
          <w:sz w:val="24"/>
          <w:szCs w:val="24"/>
        </w:rPr>
      </w:pPr>
      <w:r w:rsidRPr="00C2703D">
        <w:rPr>
          <w:rFonts w:ascii="Times New Roman" w:hAnsi="Times New Roman" w:cs="Times New Roman"/>
          <w:noProof/>
          <w:sz w:val="24"/>
          <w:szCs w:val="24"/>
          <w:lang w:val="pt-BR" w:eastAsia="pt-BR"/>
        </w:rPr>
        <w:drawing>
          <wp:inline distT="114300" distB="114300" distL="114300" distR="114300">
            <wp:extent cx="1519238" cy="334594"/>
            <wp:effectExtent l="0" t="0" r="0" b="0"/>
            <wp:docPr id="33" name="image76.png" descr="richards.png"/>
            <wp:cNvGraphicFramePr/>
            <a:graphic xmlns:a="http://schemas.openxmlformats.org/drawingml/2006/main">
              <a:graphicData uri="http://schemas.openxmlformats.org/drawingml/2006/picture">
                <pic:pic xmlns:pic="http://schemas.openxmlformats.org/drawingml/2006/picture">
                  <pic:nvPicPr>
                    <pic:cNvPr id="0" name="image76.png" descr="richards.png"/>
                    <pic:cNvPicPr preferRelativeResize="0"/>
                  </pic:nvPicPr>
                  <pic:blipFill>
                    <a:blip r:embed="rId14" cstate="print"/>
                    <a:srcRect/>
                    <a:stretch>
                      <a:fillRect/>
                    </a:stretch>
                  </pic:blipFill>
                  <pic:spPr>
                    <a:xfrm>
                      <a:off x="0" y="0"/>
                      <a:ext cx="1519238" cy="334594"/>
                    </a:xfrm>
                    <a:prstGeom prst="rect">
                      <a:avLst/>
                    </a:prstGeom>
                    <a:ln/>
                  </pic:spPr>
                </pic:pic>
              </a:graphicData>
            </a:graphic>
          </wp:inline>
        </w:drawing>
      </w:r>
      <w:r w:rsidRPr="00C2703D">
        <w:rPr>
          <w:rFonts w:ascii="Times New Roman" w:eastAsia="LM Roman 9" w:hAnsi="Times New Roman" w:cs="Times New Roman"/>
          <w:sz w:val="24"/>
          <w:szCs w:val="24"/>
        </w:rPr>
        <w:tab/>
      </w:r>
      <w:r w:rsidRPr="00C2703D">
        <w:rPr>
          <w:rFonts w:ascii="Times New Roman" w:eastAsia="LM Roman 9" w:hAnsi="Times New Roman" w:cs="Times New Roman"/>
          <w:sz w:val="24"/>
          <w:szCs w:val="24"/>
        </w:rPr>
        <w:tab/>
      </w:r>
      <w:r w:rsidRPr="00C2703D">
        <w:rPr>
          <w:rFonts w:ascii="Times New Roman" w:eastAsia="LM Roman 9" w:hAnsi="Times New Roman" w:cs="Times New Roman"/>
          <w:sz w:val="24"/>
          <w:szCs w:val="24"/>
        </w:rPr>
        <w:tab/>
      </w:r>
      <w:r w:rsidRPr="00C2703D">
        <w:rPr>
          <w:rFonts w:ascii="Times New Roman" w:eastAsia="LM Roman 9" w:hAnsi="Times New Roman" w:cs="Times New Roman"/>
          <w:sz w:val="24"/>
          <w:szCs w:val="24"/>
        </w:rPr>
        <w:tab/>
      </w:r>
      <w:r w:rsidRPr="00C2703D">
        <w:rPr>
          <w:rFonts w:ascii="Times New Roman" w:eastAsia="LM Roman 9" w:hAnsi="Times New Roman" w:cs="Times New Roman"/>
          <w:sz w:val="24"/>
          <w:szCs w:val="24"/>
        </w:rPr>
        <w:tab/>
        <w:t>(7)</w:t>
      </w:r>
    </w:p>
    <w:p w:rsidR="005754C2" w:rsidRPr="00C2703D" w:rsidRDefault="005754C2">
      <w:pPr>
        <w:spacing w:after="0" w:line="240" w:lineRule="auto"/>
        <w:jc w:val="center"/>
        <w:rPr>
          <w:rFonts w:ascii="Times New Roman" w:hAnsi="Times New Roman" w:cs="Times New Roman"/>
          <w:sz w:val="24"/>
          <w:szCs w:val="24"/>
        </w:rPr>
      </w:pPr>
    </w:p>
    <w:p w:rsidR="005754C2" w:rsidRPr="00C2703D" w:rsidRDefault="00302D4E">
      <w:pPr>
        <w:spacing w:after="0" w:line="240" w:lineRule="auto"/>
        <w:jc w:val="both"/>
        <w:rPr>
          <w:rFonts w:ascii="Times New Roman" w:hAnsi="Times New Roman" w:cs="Times New Roman"/>
          <w:sz w:val="24"/>
          <w:szCs w:val="24"/>
        </w:rPr>
      </w:pPr>
      <w:r w:rsidRPr="00C2703D">
        <w:rPr>
          <w:rFonts w:ascii="Times New Roman" w:eastAsia="LM Roman 9" w:hAnsi="Times New Roman" w:cs="Times New Roman"/>
          <w:sz w:val="24"/>
          <w:szCs w:val="24"/>
        </w:rPr>
        <w:t xml:space="preserve">where </w:t>
      </w:r>
      <w:r w:rsidRPr="00C2703D">
        <w:rPr>
          <w:rFonts w:ascii="Times New Roman" w:eastAsia="Times New Roman" w:hAnsi="Times New Roman" w:cs="Times New Roman"/>
          <w:i/>
          <w:sz w:val="24"/>
          <w:szCs w:val="24"/>
        </w:rPr>
        <w:t>θ</w:t>
      </w:r>
      <w:r w:rsidRPr="00C2703D">
        <w:rPr>
          <w:rFonts w:ascii="Times New Roman" w:eastAsia="LM Roman 9" w:hAnsi="Times New Roman" w:cs="Times New Roman"/>
          <w:sz w:val="24"/>
          <w:szCs w:val="24"/>
        </w:rPr>
        <w:t xml:space="preserve"> (m</w:t>
      </w:r>
      <w:r w:rsidRPr="00C2703D">
        <w:rPr>
          <w:rFonts w:ascii="Times New Roman" w:eastAsia="LM Roman 9" w:hAnsi="Times New Roman" w:cs="Times New Roman"/>
          <w:sz w:val="24"/>
          <w:szCs w:val="24"/>
          <w:vertAlign w:val="superscript"/>
        </w:rPr>
        <w:t>3</w:t>
      </w:r>
      <w:r w:rsidRPr="00C2703D">
        <w:rPr>
          <w:rFonts w:ascii="Times New Roman" w:eastAsia="LM Roman 9" w:hAnsi="Times New Roman" w:cs="Times New Roman"/>
          <w:sz w:val="24"/>
          <w:szCs w:val="24"/>
        </w:rPr>
        <w:t xml:space="preserve"> m</w:t>
      </w:r>
      <w:r w:rsidRPr="00C2703D">
        <w:rPr>
          <w:rFonts w:ascii="Times New Roman" w:eastAsia="LM Roman 9" w:hAnsi="Times New Roman" w:cs="Times New Roman"/>
          <w:sz w:val="24"/>
          <w:szCs w:val="24"/>
          <w:vertAlign w:val="superscript"/>
        </w:rPr>
        <w:t>−3</w:t>
      </w:r>
      <w:r w:rsidRPr="00C2703D">
        <w:rPr>
          <w:rFonts w:ascii="Times New Roman" w:eastAsia="LM Roman 9" w:hAnsi="Times New Roman" w:cs="Times New Roman"/>
          <w:sz w:val="24"/>
          <w:szCs w:val="24"/>
        </w:rPr>
        <w:t xml:space="preserve">) is the water content, </w:t>
      </w:r>
      <w:r w:rsidRPr="00C2703D">
        <w:rPr>
          <w:rFonts w:ascii="Times New Roman" w:eastAsia="LM Roman 9" w:hAnsi="Times New Roman" w:cs="Times New Roman"/>
          <w:i/>
          <w:sz w:val="24"/>
          <w:szCs w:val="24"/>
        </w:rPr>
        <w:t>H</w:t>
      </w:r>
      <w:r w:rsidRPr="00C2703D">
        <w:rPr>
          <w:rFonts w:ascii="Times New Roman" w:eastAsia="LM Roman 9" w:hAnsi="Times New Roman" w:cs="Times New Roman"/>
          <w:sz w:val="24"/>
          <w:szCs w:val="24"/>
        </w:rPr>
        <w:t xml:space="preserve"> (m) is the sum of pressure (h) and osmotic (h</w:t>
      </w:r>
      <w:r w:rsidRPr="00C2703D">
        <w:rPr>
          <w:rFonts w:ascii="Times New Roman" w:eastAsia="Arial" w:hAnsi="Times New Roman" w:cs="Times New Roman"/>
          <w:color w:val="222222"/>
          <w:sz w:val="24"/>
          <w:szCs w:val="24"/>
          <w:highlight w:val="white"/>
          <w:vertAlign w:val="subscript"/>
        </w:rPr>
        <w:t>π</w:t>
      </w:r>
      <w:r w:rsidRPr="00C2703D">
        <w:rPr>
          <w:rFonts w:ascii="Times New Roman" w:eastAsia="LM Roman 9" w:hAnsi="Times New Roman" w:cs="Times New Roman"/>
          <w:sz w:val="24"/>
          <w:szCs w:val="24"/>
        </w:rPr>
        <w:t xml:space="preserve">) heads, </w:t>
      </w:r>
      <w:r w:rsidRPr="00C2703D">
        <w:rPr>
          <w:rFonts w:ascii="Times New Roman" w:eastAsia="LM Roman 9" w:hAnsi="Times New Roman" w:cs="Times New Roman"/>
          <w:i/>
          <w:sz w:val="24"/>
          <w:szCs w:val="24"/>
        </w:rPr>
        <w:t>t</w:t>
      </w:r>
      <w:r w:rsidRPr="00C2703D">
        <w:rPr>
          <w:rFonts w:ascii="Times New Roman" w:eastAsia="LM Roman 9" w:hAnsi="Times New Roman" w:cs="Times New Roman"/>
          <w:sz w:val="24"/>
          <w:szCs w:val="24"/>
        </w:rPr>
        <w:t xml:space="preserve"> (s) is the time, </w:t>
      </w:r>
      <w:r w:rsidRPr="00C2703D">
        <w:rPr>
          <w:rFonts w:ascii="Times New Roman" w:eastAsia="LM Roman 9" w:hAnsi="Times New Roman" w:cs="Times New Roman"/>
          <w:i/>
          <w:sz w:val="24"/>
          <w:szCs w:val="24"/>
        </w:rPr>
        <w:t>r</w:t>
      </w:r>
      <w:r w:rsidRPr="00C2703D">
        <w:rPr>
          <w:rFonts w:ascii="Times New Roman" w:eastAsia="LM Roman 9" w:hAnsi="Times New Roman" w:cs="Times New Roman"/>
          <w:sz w:val="24"/>
          <w:szCs w:val="24"/>
        </w:rPr>
        <w:t xml:space="preserve"> (m) is the distance from the axial center and </w:t>
      </w:r>
      <w:r w:rsidRPr="00C2703D">
        <w:rPr>
          <w:rFonts w:ascii="Times New Roman" w:eastAsia="LM Roman 9" w:hAnsi="Times New Roman" w:cs="Times New Roman"/>
          <w:i/>
          <w:sz w:val="24"/>
          <w:szCs w:val="24"/>
        </w:rPr>
        <w:t>K</w:t>
      </w:r>
      <w:r w:rsidRPr="00C2703D">
        <w:rPr>
          <w:rFonts w:ascii="Times New Roman" w:eastAsia="LM Roman 9" w:hAnsi="Times New Roman" w:cs="Times New Roman"/>
          <w:sz w:val="24"/>
          <w:szCs w:val="24"/>
        </w:rPr>
        <w:t xml:space="preserve"> (m s</w:t>
      </w:r>
      <w:r w:rsidRPr="00C2703D">
        <w:rPr>
          <w:rFonts w:ascii="Times New Roman" w:eastAsia="LM Roman 9" w:hAnsi="Times New Roman" w:cs="Times New Roman"/>
          <w:sz w:val="24"/>
          <w:szCs w:val="24"/>
          <w:vertAlign w:val="superscript"/>
        </w:rPr>
        <w:t>−1</w:t>
      </w:r>
      <w:r w:rsidRPr="00C2703D">
        <w:rPr>
          <w:rFonts w:ascii="Times New Roman" w:eastAsia="LM Roman 9" w:hAnsi="Times New Roman" w:cs="Times New Roman"/>
          <w:sz w:val="24"/>
          <w:szCs w:val="24"/>
        </w:rPr>
        <w:t>) is the hydraulic conductivity.</w:t>
      </w:r>
    </w:p>
    <w:p w:rsidR="005754C2" w:rsidRPr="00C2703D" w:rsidRDefault="00302D4E">
      <w:pPr>
        <w:spacing w:after="0" w:line="240" w:lineRule="auto"/>
        <w:ind w:firstLine="450"/>
        <w:jc w:val="both"/>
        <w:rPr>
          <w:rFonts w:ascii="Times New Roman" w:hAnsi="Times New Roman" w:cs="Times New Roman"/>
          <w:sz w:val="24"/>
          <w:szCs w:val="24"/>
        </w:rPr>
      </w:pPr>
      <w:r w:rsidRPr="00C2703D">
        <w:rPr>
          <w:rFonts w:ascii="Times New Roman" w:eastAsia="LM Roman 9" w:hAnsi="Times New Roman" w:cs="Times New Roman"/>
          <w:sz w:val="24"/>
          <w:szCs w:val="24"/>
        </w:rPr>
        <w:t xml:space="preserve">Relations between </w:t>
      </w:r>
      <w:r w:rsidRPr="00C2703D">
        <w:rPr>
          <w:rFonts w:ascii="Times New Roman" w:eastAsia="LM Roman 9" w:hAnsi="Times New Roman" w:cs="Times New Roman"/>
          <w:i/>
          <w:sz w:val="24"/>
          <w:szCs w:val="24"/>
        </w:rPr>
        <w:t>K</w:t>
      </w:r>
      <w:r w:rsidRPr="00C2703D">
        <w:rPr>
          <w:rFonts w:ascii="Times New Roman" w:eastAsia="LM Roman 9" w:hAnsi="Times New Roman" w:cs="Times New Roman"/>
          <w:sz w:val="24"/>
          <w:szCs w:val="24"/>
        </w:rPr>
        <w:t xml:space="preserve">, </w:t>
      </w:r>
      <w:r w:rsidRPr="00C2703D">
        <w:rPr>
          <w:rFonts w:ascii="Times New Roman" w:eastAsia="Times New Roman" w:hAnsi="Times New Roman" w:cs="Times New Roman"/>
          <w:i/>
          <w:sz w:val="24"/>
          <w:szCs w:val="24"/>
        </w:rPr>
        <w:t>θ</w:t>
      </w:r>
      <w:r w:rsidRPr="00C2703D">
        <w:rPr>
          <w:rFonts w:ascii="Times New Roman" w:eastAsia="LM Roman 9" w:hAnsi="Times New Roman" w:cs="Times New Roman"/>
          <w:sz w:val="24"/>
          <w:szCs w:val="24"/>
        </w:rPr>
        <w:t xml:space="preserve"> and </w:t>
      </w:r>
      <w:r w:rsidRPr="00C2703D">
        <w:rPr>
          <w:rFonts w:ascii="Times New Roman" w:eastAsia="LM Roman 9" w:hAnsi="Times New Roman" w:cs="Times New Roman"/>
          <w:i/>
          <w:sz w:val="24"/>
          <w:szCs w:val="24"/>
        </w:rPr>
        <w:t>h</w:t>
      </w:r>
      <w:r w:rsidRPr="00C2703D">
        <w:rPr>
          <w:rFonts w:ascii="Times New Roman" w:eastAsia="LM Roman 9" w:hAnsi="Times New Roman" w:cs="Times New Roman"/>
          <w:sz w:val="24"/>
          <w:szCs w:val="24"/>
        </w:rPr>
        <w:t xml:space="preserve"> are described by the van Genuchten equation system:</w:t>
      </w:r>
    </w:p>
    <w:p w:rsidR="005754C2" w:rsidRPr="00C2703D" w:rsidRDefault="005754C2">
      <w:pPr>
        <w:spacing w:after="0" w:line="240" w:lineRule="auto"/>
        <w:jc w:val="both"/>
        <w:rPr>
          <w:rFonts w:ascii="Times New Roman" w:hAnsi="Times New Roman" w:cs="Times New Roman"/>
          <w:sz w:val="24"/>
          <w:szCs w:val="24"/>
        </w:rPr>
      </w:pPr>
    </w:p>
    <w:p w:rsidR="005754C2" w:rsidRPr="00C2703D" w:rsidRDefault="00302D4E">
      <w:pPr>
        <w:spacing w:after="0" w:line="240" w:lineRule="auto"/>
        <w:jc w:val="center"/>
        <w:rPr>
          <w:rFonts w:ascii="Times New Roman" w:hAnsi="Times New Roman" w:cs="Times New Roman"/>
          <w:sz w:val="24"/>
          <w:szCs w:val="24"/>
        </w:rPr>
      </w:pPr>
      <w:r w:rsidRPr="00C2703D">
        <w:rPr>
          <w:rFonts w:ascii="Times New Roman" w:hAnsi="Times New Roman" w:cs="Times New Roman"/>
          <w:noProof/>
          <w:sz w:val="24"/>
          <w:szCs w:val="24"/>
          <w:lang w:val="pt-BR" w:eastAsia="pt-BR"/>
        </w:rPr>
        <w:drawing>
          <wp:inline distT="0" distB="0" distL="0" distR="0">
            <wp:extent cx="2011680" cy="649224"/>
            <wp:effectExtent l="0" t="0" r="0" b="0"/>
            <wp:docPr id="23" name="image48.gif"/>
            <wp:cNvGraphicFramePr/>
            <a:graphic xmlns:a="http://schemas.openxmlformats.org/drawingml/2006/main">
              <a:graphicData uri="http://schemas.openxmlformats.org/drawingml/2006/picture">
                <pic:pic xmlns:pic="http://schemas.openxmlformats.org/drawingml/2006/picture">
                  <pic:nvPicPr>
                    <pic:cNvPr id="0" name="image48.gif"/>
                    <pic:cNvPicPr preferRelativeResize="0"/>
                  </pic:nvPicPr>
                  <pic:blipFill>
                    <a:blip r:embed="rId15" cstate="print"/>
                    <a:srcRect/>
                    <a:stretch>
                      <a:fillRect/>
                    </a:stretch>
                  </pic:blipFill>
                  <pic:spPr>
                    <a:xfrm>
                      <a:off x="0" y="0"/>
                      <a:ext cx="2011680" cy="649224"/>
                    </a:xfrm>
                    <a:prstGeom prst="rect">
                      <a:avLst/>
                    </a:prstGeom>
                    <a:ln/>
                  </pic:spPr>
                </pic:pic>
              </a:graphicData>
            </a:graphic>
          </wp:inline>
        </w:drawing>
      </w:r>
    </w:p>
    <w:p w:rsidR="005754C2" w:rsidRPr="00C2703D" w:rsidRDefault="005754C2">
      <w:pPr>
        <w:spacing w:after="0" w:line="240" w:lineRule="auto"/>
        <w:jc w:val="center"/>
        <w:rPr>
          <w:rFonts w:ascii="Times New Roman" w:hAnsi="Times New Roman" w:cs="Times New Roman"/>
          <w:sz w:val="24"/>
          <w:szCs w:val="24"/>
        </w:rPr>
      </w:pPr>
    </w:p>
    <w:p w:rsidR="005754C2" w:rsidRPr="00C2703D" w:rsidRDefault="00302D4E">
      <w:pPr>
        <w:spacing w:after="0" w:line="240" w:lineRule="auto"/>
        <w:jc w:val="both"/>
        <w:rPr>
          <w:rFonts w:ascii="Times New Roman" w:hAnsi="Times New Roman" w:cs="Times New Roman"/>
          <w:sz w:val="24"/>
          <w:szCs w:val="24"/>
        </w:rPr>
      </w:pPr>
      <w:proofErr w:type="gramStart"/>
      <w:r w:rsidRPr="00C2703D">
        <w:rPr>
          <w:rFonts w:ascii="Times New Roman" w:eastAsia="LM Roman 9" w:hAnsi="Times New Roman" w:cs="Times New Roman"/>
          <w:sz w:val="24"/>
          <w:szCs w:val="24"/>
        </w:rPr>
        <w:t>where</w:t>
      </w:r>
      <w:proofErr w:type="gramEnd"/>
      <w:r w:rsidRPr="00C2703D">
        <w:rPr>
          <w:rFonts w:ascii="Times New Roman" w:eastAsia="LM Roman 9" w:hAnsi="Times New Roman" w:cs="Times New Roman"/>
          <w:sz w:val="24"/>
          <w:szCs w:val="24"/>
        </w:rPr>
        <w:t xml:space="preserve"> </w:t>
      </w:r>
      <w:proofErr w:type="spellStart"/>
      <w:r w:rsidRPr="00C2703D">
        <w:rPr>
          <w:rFonts w:ascii="Times New Roman" w:eastAsia="Times New Roman" w:hAnsi="Times New Roman" w:cs="Times New Roman"/>
          <w:i/>
          <w:sz w:val="24"/>
          <w:szCs w:val="24"/>
        </w:rPr>
        <w:t>θ</w:t>
      </w:r>
      <w:r w:rsidRPr="00C2703D">
        <w:rPr>
          <w:rFonts w:ascii="Times New Roman" w:eastAsia="LM Roman 9" w:hAnsi="Times New Roman" w:cs="Times New Roman"/>
          <w:i/>
          <w:sz w:val="24"/>
          <w:szCs w:val="24"/>
          <w:vertAlign w:val="subscript"/>
        </w:rPr>
        <w:t>r</w:t>
      </w:r>
      <w:proofErr w:type="spellEnd"/>
      <w:r w:rsidRPr="00C2703D">
        <w:rPr>
          <w:rFonts w:ascii="Times New Roman" w:eastAsia="LM Roman 9" w:hAnsi="Times New Roman" w:cs="Times New Roman"/>
          <w:sz w:val="24"/>
          <w:szCs w:val="24"/>
        </w:rPr>
        <w:t xml:space="preserve"> and </w:t>
      </w:r>
      <w:proofErr w:type="spellStart"/>
      <w:r w:rsidRPr="00C2703D">
        <w:rPr>
          <w:rFonts w:ascii="Times New Roman" w:eastAsia="Times New Roman" w:hAnsi="Times New Roman" w:cs="Times New Roman"/>
          <w:i/>
          <w:sz w:val="24"/>
          <w:szCs w:val="24"/>
        </w:rPr>
        <w:t>θ</w:t>
      </w:r>
      <w:r w:rsidRPr="00C2703D">
        <w:rPr>
          <w:rFonts w:ascii="Times New Roman" w:eastAsia="LM Roman 9" w:hAnsi="Times New Roman" w:cs="Times New Roman"/>
          <w:i/>
          <w:sz w:val="24"/>
          <w:szCs w:val="24"/>
          <w:vertAlign w:val="subscript"/>
        </w:rPr>
        <w:t>s</w:t>
      </w:r>
      <w:proofErr w:type="spellEnd"/>
      <w:r w:rsidRPr="00C2703D">
        <w:rPr>
          <w:rFonts w:ascii="Times New Roman" w:eastAsia="LM Roman 9" w:hAnsi="Times New Roman" w:cs="Times New Roman"/>
          <w:sz w:val="24"/>
          <w:szCs w:val="24"/>
        </w:rPr>
        <w:t xml:space="preserve"> (m</w:t>
      </w:r>
      <w:r w:rsidRPr="00C2703D">
        <w:rPr>
          <w:rFonts w:ascii="Times New Roman" w:eastAsia="LM Roman 9" w:hAnsi="Times New Roman" w:cs="Times New Roman"/>
          <w:sz w:val="24"/>
          <w:szCs w:val="24"/>
          <w:vertAlign w:val="superscript"/>
        </w:rPr>
        <w:t>3</w:t>
      </w:r>
      <w:r w:rsidRPr="00C2703D">
        <w:rPr>
          <w:rFonts w:ascii="Times New Roman" w:eastAsia="LM Roman 9" w:hAnsi="Times New Roman" w:cs="Times New Roman"/>
          <w:sz w:val="24"/>
          <w:szCs w:val="24"/>
        </w:rPr>
        <w:t xml:space="preserve"> m</w:t>
      </w:r>
      <w:r w:rsidRPr="00C2703D">
        <w:rPr>
          <w:rFonts w:ascii="Times New Roman" w:eastAsia="LM Roman 9" w:hAnsi="Times New Roman" w:cs="Times New Roman"/>
          <w:sz w:val="24"/>
          <w:szCs w:val="24"/>
          <w:vertAlign w:val="superscript"/>
        </w:rPr>
        <w:t>−3</w:t>
      </w:r>
      <w:r w:rsidRPr="00C2703D">
        <w:rPr>
          <w:rFonts w:ascii="Times New Roman" w:eastAsia="LM Roman 9" w:hAnsi="Times New Roman" w:cs="Times New Roman"/>
          <w:sz w:val="24"/>
          <w:szCs w:val="24"/>
        </w:rPr>
        <w:t xml:space="preserve">) are residual water content and saturated water content, respectively; </w:t>
      </w:r>
      <w:r w:rsidRPr="00C2703D">
        <w:rPr>
          <w:rFonts w:ascii="Times New Roman" w:eastAsia="Times New Roman" w:hAnsi="Times New Roman" w:cs="Times New Roman"/>
          <w:i/>
          <w:sz w:val="24"/>
          <w:szCs w:val="24"/>
        </w:rPr>
        <w:t>α</w:t>
      </w:r>
      <w:r w:rsidRPr="00C2703D">
        <w:rPr>
          <w:rFonts w:ascii="Times New Roman" w:eastAsia="LM Roman 9" w:hAnsi="Times New Roman" w:cs="Times New Roman"/>
          <w:sz w:val="24"/>
          <w:szCs w:val="24"/>
        </w:rPr>
        <w:t xml:space="preserve"> (m</w:t>
      </w:r>
      <w:r w:rsidRPr="00C2703D">
        <w:rPr>
          <w:rFonts w:ascii="Times New Roman" w:eastAsia="LM Roman 9" w:hAnsi="Times New Roman" w:cs="Times New Roman"/>
          <w:sz w:val="24"/>
          <w:szCs w:val="24"/>
          <w:vertAlign w:val="superscript"/>
        </w:rPr>
        <w:t>−1</w:t>
      </w:r>
      <w:r w:rsidRPr="00C2703D">
        <w:rPr>
          <w:rFonts w:ascii="Times New Roman" w:eastAsia="LM Roman 9" w:hAnsi="Times New Roman" w:cs="Times New Roman"/>
          <w:sz w:val="24"/>
          <w:szCs w:val="24"/>
        </w:rPr>
        <w:t xml:space="preserve">), </w:t>
      </w:r>
      <w:r w:rsidRPr="00C2703D">
        <w:rPr>
          <w:rFonts w:ascii="Times New Roman" w:eastAsia="LM Roman 9" w:hAnsi="Times New Roman" w:cs="Times New Roman"/>
          <w:i/>
          <w:sz w:val="24"/>
          <w:szCs w:val="24"/>
        </w:rPr>
        <w:t>n</w:t>
      </w:r>
      <w:r w:rsidRPr="00C2703D">
        <w:rPr>
          <w:rFonts w:ascii="Times New Roman" w:eastAsia="LM Roman 9" w:hAnsi="Times New Roman" w:cs="Times New Roman"/>
          <w:sz w:val="24"/>
          <w:szCs w:val="24"/>
        </w:rPr>
        <w:t xml:space="preserve"> and </w:t>
      </w:r>
      <w:r w:rsidRPr="00C2703D">
        <w:rPr>
          <w:rFonts w:ascii="Times New Roman" w:eastAsia="Times New Roman" w:hAnsi="Times New Roman" w:cs="Times New Roman"/>
          <w:i/>
          <w:sz w:val="24"/>
          <w:szCs w:val="24"/>
        </w:rPr>
        <w:t>λ</w:t>
      </w:r>
      <w:r w:rsidRPr="00C2703D">
        <w:rPr>
          <w:rFonts w:ascii="Times New Roman" w:eastAsia="LM Roman 9" w:hAnsi="Times New Roman" w:cs="Times New Roman"/>
          <w:sz w:val="24"/>
          <w:szCs w:val="24"/>
        </w:rPr>
        <w:t xml:space="preserve"> are empirical parameters.</w:t>
      </w:r>
    </w:p>
    <w:p w:rsidR="005754C2" w:rsidRPr="00C2703D" w:rsidRDefault="00302D4E">
      <w:pPr>
        <w:spacing w:after="0" w:line="240" w:lineRule="auto"/>
        <w:ind w:firstLine="450"/>
        <w:jc w:val="both"/>
        <w:rPr>
          <w:rFonts w:ascii="Times New Roman" w:hAnsi="Times New Roman" w:cs="Times New Roman"/>
          <w:sz w:val="24"/>
          <w:szCs w:val="24"/>
        </w:rPr>
      </w:pPr>
      <w:r w:rsidRPr="00C2703D">
        <w:rPr>
          <w:rFonts w:ascii="Times New Roman" w:eastAsia="LM Roman 9" w:hAnsi="Times New Roman" w:cs="Times New Roman"/>
          <w:sz w:val="24"/>
          <w:szCs w:val="24"/>
        </w:rPr>
        <w:t>The differential equation for convection-dispersion for transient one-dimensional axisymmetric flow</w:t>
      </w:r>
    </w:p>
    <w:p w:rsidR="005754C2" w:rsidRPr="00C2703D" w:rsidRDefault="00302D4E">
      <w:pPr>
        <w:spacing w:after="0" w:line="240" w:lineRule="auto"/>
        <w:jc w:val="both"/>
        <w:rPr>
          <w:rFonts w:ascii="Times New Roman" w:hAnsi="Times New Roman" w:cs="Times New Roman"/>
          <w:sz w:val="24"/>
          <w:szCs w:val="24"/>
        </w:rPr>
      </w:pPr>
      <w:proofErr w:type="gramStart"/>
      <w:r w:rsidRPr="00C2703D">
        <w:rPr>
          <w:rFonts w:ascii="Times New Roman" w:eastAsia="LM Roman 9" w:hAnsi="Times New Roman" w:cs="Times New Roman"/>
          <w:sz w:val="24"/>
          <w:szCs w:val="24"/>
        </w:rPr>
        <w:t>can</w:t>
      </w:r>
      <w:proofErr w:type="gramEnd"/>
      <w:r w:rsidRPr="00C2703D">
        <w:rPr>
          <w:rFonts w:ascii="Times New Roman" w:eastAsia="LM Roman 9" w:hAnsi="Times New Roman" w:cs="Times New Roman"/>
          <w:sz w:val="24"/>
          <w:szCs w:val="24"/>
        </w:rPr>
        <w:t xml:space="preserve"> be written as:</w:t>
      </w:r>
    </w:p>
    <w:p w:rsidR="005754C2" w:rsidRPr="00C2703D" w:rsidRDefault="005754C2">
      <w:pPr>
        <w:spacing w:after="0" w:line="240" w:lineRule="auto"/>
        <w:jc w:val="both"/>
        <w:rPr>
          <w:rFonts w:ascii="Times New Roman" w:hAnsi="Times New Roman" w:cs="Times New Roman"/>
          <w:sz w:val="24"/>
          <w:szCs w:val="24"/>
        </w:rPr>
      </w:pPr>
    </w:p>
    <w:p w:rsidR="005754C2" w:rsidRPr="00C2703D" w:rsidRDefault="00302D4E">
      <w:pPr>
        <w:spacing w:after="0" w:line="240" w:lineRule="auto"/>
        <w:jc w:val="right"/>
        <w:rPr>
          <w:rFonts w:ascii="Times New Roman" w:hAnsi="Times New Roman" w:cs="Times New Roman"/>
          <w:sz w:val="24"/>
          <w:szCs w:val="24"/>
        </w:rPr>
      </w:pPr>
      <w:r w:rsidRPr="00C2703D">
        <w:rPr>
          <w:rFonts w:ascii="Times New Roman" w:hAnsi="Times New Roman" w:cs="Times New Roman"/>
          <w:noProof/>
          <w:sz w:val="24"/>
          <w:szCs w:val="24"/>
          <w:lang w:val="pt-BR" w:eastAsia="pt-BR"/>
        </w:rPr>
        <w:drawing>
          <wp:inline distT="0" distB="0" distL="0" distR="0">
            <wp:extent cx="2029968" cy="301752"/>
            <wp:effectExtent l="0" t="0" r="0" b="0"/>
            <wp:docPr id="24" name="image49.gif"/>
            <wp:cNvGraphicFramePr/>
            <a:graphic xmlns:a="http://schemas.openxmlformats.org/drawingml/2006/main">
              <a:graphicData uri="http://schemas.openxmlformats.org/drawingml/2006/picture">
                <pic:pic xmlns:pic="http://schemas.openxmlformats.org/drawingml/2006/picture">
                  <pic:nvPicPr>
                    <pic:cNvPr id="0" name="image49.gif"/>
                    <pic:cNvPicPr preferRelativeResize="0"/>
                  </pic:nvPicPr>
                  <pic:blipFill>
                    <a:blip r:embed="rId16" cstate="print"/>
                    <a:srcRect/>
                    <a:stretch>
                      <a:fillRect/>
                    </a:stretch>
                  </pic:blipFill>
                  <pic:spPr>
                    <a:xfrm>
                      <a:off x="0" y="0"/>
                      <a:ext cx="2029968" cy="301752"/>
                    </a:xfrm>
                    <a:prstGeom prst="rect">
                      <a:avLst/>
                    </a:prstGeom>
                    <a:ln/>
                  </pic:spPr>
                </pic:pic>
              </a:graphicData>
            </a:graphic>
          </wp:inline>
        </w:drawing>
      </w:r>
      <w:r w:rsidRPr="00C2703D">
        <w:rPr>
          <w:rFonts w:ascii="Times New Roman" w:eastAsia="LM Roman 9" w:hAnsi="Times New Roman" w:cs="Times New Roman"/>
          <w:sz w:val="24"/>
          <w:szCs w:val="24"/>
        </w:rPr>
        <w:tab/>
      </w:r>
      <w:r w:rsidRPr="00C2703D">
        <w:rPr>
          <w:rFonts w:ascii="Times New Roman" w:eastAsia="LM Roman 9" w:hAnsi="Times New Roman" w:cs="Times New Roman"/>
          <w:sz w:val="24"/>
          <w:szCs w:val="24"/>
        </w:rPr>
        <w:tab/>
      </w:r>
      <w:r w:rsidRPr="00C2703D">
        <w:rPr>
          <w:rFonts w:ascii="Times New Roman" w:eastAsia="LM Roman 9" w:hAnsi="Times New Roman" w:cs="Times New Roman"/>
          <w:sz w:val="24"/>
          <w:szCs w:val="24"/>
        </w:rPr>
        <w:tab/>
      </w:r>
      <w:r w:rsidRPr="00C2703D">
        <w:rPr>
          <w:rFonts w:ascii="Times New Roman" w:eastAsia="LM Roman 9" w:hAnsi="Times New Roman" w:cs="Times New Roman"/>
          <w:sz w:val="24"/>
          <w:szCs w:val="24"/>
        </w:rPr>
        <w:tab/>
        <w:t>(8)</w:t>
      </w:r>
    </w:p>
    <w:p w:rsidR="005754C2" w:rsidRPr="00C2703D" w:rsidRDefault="005754C2">
      <w:pPr>
        <w:spacing w:after="0" w:line="240" w:lineRule="auto"/>
        <w:jc w:val="center"/>
        <w:rPr>
          <w:rFonts w:ascii="Times New Roman" w:hAnsi="Times New Roman" w:cs="Times New Roman"/>
          <w:sz w:val="24"/>
          <w:szCs w:val="24"/>
        </w:rPr>
      </w:pPr>
    </w:p>
    <w:p w:rsidR="005754C2" w:rsidRPr="00C2703D" w:rsidRDefault="00302D4E">
      <w:pPr>
        <w:spacing w:after="0" w:line="240" w:lineRule="auto"/>
        <w:jc w:val="both"/>
        <w:rPr>
          <w:rFonts w:ascii="Times New Roman" w:hAnsi="Times New Roman" w:cs="Times New Roman"/>
          <w:sz w:val="24"/>
          <w:szCs w:val="24"/>
        </w:rPr>
      </w:pPr>
      <w:proofErr w:type="gramStart"/>
      <w:r w:rsidRPr="00C2703D">
        <w:rPr>
          <w:rFonts w:ascii="Times New Roman" w:eastAsia="LM Roman 9" w:hAnsi="Times New Roman" w:cs="Times New Roman"/>
          <w:sz w:val="24"/>
          <w:szCs w:val="24"/>
        </w:rPr>
        <w:t>where</w:t>
      </w:r>
      <w:proofErr w:type="gramEnd"/>
      <w:r w:rsidRPr="00C2703D">
        <w:rPr>
          <w:rFonts w:ascii="Times New Roman" w:eastAsia="LM Roman 9" w:hAnsi="Times New Roman" w:cs="Times New Roman"/>
          <w:sz w:val="24"/>
          <w:szCs w:val="24"/>
        </w:rPr>
        <w:t xml:space="preserve"> </w:t>
      </w:r>
      <w:r w:rsidRPr="00C2703D">
        <w:rPr>
          <w:rFonts w:ascii="Times New Roman" w:eastAsia="LM Roman 9" w:hAnsi="Times New Roman" w:cs="Times New Roman"/>
          <w:i/>
          <w:sz w:val="24"/>
          <w:szCs w:val="24"/>
        </w:rPr>
        <w:t>C</w:t>
      </w:r>
      <w:r w:rsidRPr="00C2703D">
        <w:rPr>
          <w:rFonts w:ascii="Times New Roman" w:eastAsia="LM Roman 9" w:hAnsi="Times New Roman" w:cs="Times New Roman"/>
          <w:sz w:val="24"/>
          <w:szCs w:val="24"/>
        </w:rPr>
        <w:t xml:space="preserve"> (mol m</w:t>
      </w:r>
      <w:r w:rsidRPr="00C2703D">
        <w:rPr>
          <w:rFonts w:ascii="Times New Roman" w:eastAsia="LM Roman 9" w:hAnsi="Times New Roman" w:cs="Times New Roman"/>
          <w:i/>
          <w:sz w:val="24"/>
          <w:szCs w:val="24"/>
          <w:vertAlign w:val="superscript"/>
        </w:rPr>
        <w:t>−3</w:t>
      </w:r>
      <w:r w:rsidRPr="00C2703D">
        <w:rPr>
          <w:rFonts w:ascii="Times New Roman" w:eastAsia="LM Roman 9" w:hAnsi="Times New Roman" w:cs="Times New Roman"/>
          <w:sz w:val="24"/>
          <w:szCs w:val="24"/>
        </w:rPr>
        <w:t xml:space="preserve">) is the solute concentration in the soil solution, </w:t>
      </w:r>
      <w:r w:rsidRPr="00C2703D">
        <w:rPr>
          <w:rFonts w:ascii="Times New Roman" w:eastAsia="LM Roman 9" w:hAnsi="Times New Roman" w:cs="Times New Roman"/>
          <w:i/>
          <w:sz w:val="24"/>
          <w:szCs w:val="24"/>
        </w:rPr>
        <w:t>q</w:t>
      </w:r>
      <w:r w:rsidRPr="00C2703D">
        <w:rPr>
          <w:rFonts w:ascii="Times New Roman" w:eastAsia="LM Roman 9" w:hAnsi="Times New Roman" w:cs="Times New Roman"/>
          <w:sz w:val="24"/>
          <w:szCs w:val="24"/>
        </w:rPr>
        <w:t xml:space="preserve"> (m s</w:t>
      </w:r>
      <w:r w:rsidRPr="00C2703D">
        <w:rPr>
          <w:rFonts w:ascii="Times New Roman" w:eastAsia="LM Roman 9" w:hAnsi="Times New Roman" w:cs="Times New Roman"/>
          <w:sz w:val="24"/>
          <w:szCs w:val="24"/>
          <w:vertAlign w:val="superscript"/>
        </w:rPr>
        <w:t>−1</w:t>
      </w:r>
      <w:r w:rsidRPr="00C2703D">
        <w:rPr>
          <w:rFonts w:ascii="Times New Roman" w:eastAsia="LM Roman 9" w:hAnsi="Times New Roman" w:cs="Times New Roman"/>
          <w:sz w:val="24"/>
          <w:szCs w:val="24"/>
        </w:rPr>
        <w:t xml:space="preserve">) is the water flux density and </w:t>
      </w:r>
      <w:r w:rsidRPr="00C2703D">
        <w:rPr>
          <w:rFonts w:ascii="Times New Roman" w:eastAsia="LM Roman 9" w:hAnsi="Times New Roman" w:cs="Times New Roman"/>
          <w:i/>
          <w:sz w:val="24"/>
          <w:szCs w:val="24"/>
        </w:rPr>
        <w:t>D</w:t>
      </w:r>
      <w:r w:rsidRPr="00C2703D">
        <w:rPr>
          <w:rFonts w:ascii="Times New Roman" w:eastAsia="LM Roman 9" w:hAnsi="Times New Roman" w:cs="Times New Roman"/>
          <w:sz w:val="24"/>
          <w:szCs w:val="24"/>
        </w:rPr>
        <w:t xml:space="preserve"> (m</w:t>
      </w:r>
      <w:r w:rsidRPr="00C2703D">
        <w:rPr>
          <w:rFonts w:ascii="Times New Roman" w:eastAsia="LM Roman 9" w:hAnsi="Times New Roman" w:cs="Times New Roman"/>
          <w:sz w:val="24"/>
          <w:szCs w:val="24"/>
          <w:vertAlign w:val="superscript"/>
        </w:rPr>
        <w:t>2</w:t>
      </w:r>
      <w:r w:rsidRPr="00C2703D">
        <w:rPr>
          <w:rFonts w:ascii="Times New Roman" w:eastAsia="LM Roman 9" w:hAnsi="Times New Roman" w:cs="Times New Roman"/>
          <w:sz w:val="24"/>
          <w:szCs w:val="24"/>
        </w:rPr>
        <w:t xml:space="preserve"> s</w:t>
      </w:r>
      <w:r w:rsidRPr="00C2703D">
        <w:rPr>
          <w:rFonts w:ascii="Times New Roman" w:eastAsia="LM Roman 9" w:hAnsi="Times New Roman" w:cs="Times New Roman"/>
          <w:sz w:val="24"/>
          <w:szCs w:val="24"/>
          <w:vertAlign w:val="superscript"/>
        </w:rPr>
        <w:t>−1</w:t>
      </w:r>
      <w:r w:rsidRPr="00C2703D">
        <w:rPr>
          <w:rFonts w:ascii="Times New Roman" w:eastAsia="LM Roman 9" w:hAnsi="Times New Roman" w:cs="Times New Roman"/>
          <w:sz w:val="24"/>
          <w:szCs w:val="24"/>
        </w:rPr>
        <w:t>) is the effective diffusion-dispersion coefficient.</w:t>
      </w:r>
    </w:p>
    <w:p w:rsidR="005754C2" w:rsidRPr="00C2703D" w:rsidRDefault="00302D4E">
      <w:pPr>
        <w:spacing w:after="0" w:line="240" w:lineRule="auto"/>
        <w:ind w:firstLine="450"/>
        <w:jc w:val="both"/>
        <w:rPr>
          <w:rFonts w:ascii="Times New Roman" w:hAnsi="Times New Roman" w:cs="Times New Roman"/>
          <w:sz w:val="24"/>
          <w:szCs w:val="24"/>
        </w:rPr>
      </w:pPr>
      <w:r w:rsidRPr="00C2703D">
        <w:rPr>
          <w:rFonts w:ascii="Times New Roman" w:eastAsia="LM Roman 9" w:hAnsi="Times New Roman" w:cs="Times New Roman"/>
          <w:sz w:val="24"/>
          <w:szCs w:val="24"/>
        </w:rPr>
        <w:t xml:space="preserve">The solute flux density at the outermost compartment (half distance between roots, i.e., </w:t>
      </w:r>
      <w:r w:rsidRPr="00C2703D">
        <w:rPr>
          <w:rFonts w:ascii="Times New Roman" w:eastAsia="LM Roman 9" w:hAnsi="Times New Roman" w:cs="Times New Roman"/>
          <w:i/>
          <w:sz w:val="24"/>
          <w:szCs w:val="24"/>
        </w:rPr>
        <w:t xml:space="preserve">r = </w:t>
      </w:r>
      <w:proofErr w:type="spellStart"/>
      <w:r w:rsidRPr="00C2703D">
        <w:rPr>
          <w:rFonts w:ascii="Times New Roman" w:eastAsia="LM Roman 9" w:hAnsi="Times New Roman" w:cs="Times New Roman"/>
          <w:i/>
          <w:sz w:val="24"/>
          <w:szCs w:val="24"/>
        </w:rPr>
        <w:t>r</w:t>
      </w:r>
      <w:r w:rsidRPr="00C2703D">
        <w:rPr>
          <w:rFonts w:ascii="Times New Roman" w:eastAsia="LM Roman 9" w:hAnsi="Times New Roman" w:cs="Times New Roman"/>
          <w:i/>
          <w:sz w:val="24"/>
          <w:szCs w:val="24"/>
          <w:vertAlign w:val="subscript"/>
        </w:rPr>
        <w:t>m</w:t>
      </w:r>
      <w:proofErr w:type="spellEnd"/>
      <w:r w:rsidRPr="00C2703D">
        <w:rPr>
          <w:rFonts w:ascii="Times New Roman" w:eastAsia="LM Roman 9" w:hAnsi="Times New Roman" w:cs="Times New Roman"/>
          <w:sz w:val="24"/>
          <w:szCs w:val="24"/>
        </w:rPr>
        <w:t xml:space="preserve">) is set to zero. The boundary conditions at innermost compartment (root surface, </w:t>
      </w:r>
      <w:proofErr w:type="spellStart"/>
      <w:r w:rsidRPr="00C2703D">
        <w:rPr>
          <w:rFonts w:ascii="Times New Roman" w:eastAsia="LM Roman 9" w:hAnsi="Times New Roman" w:cs="Times New Roman"/>
          <w:sz w:val="24"/>
          <w:szCs w:val="24"/>
        </w:rPr>
        <w:t>i.e</w:t>
      </w:r>
      <w:proofErr w:type="spellEnd"/>
      <w:r w:rsidRPr="00C2703D">
        <w:rPr>
          <w:rFonts w:ascii="Times New Roman" w:eastAsia="LM Roman 9" w:hAnsi="Times New Roman" w:cs="Times New Roman"/>
          <w:sz w:val="24"/>
          <w:szCs w:val="24"/>
        </w:rPr>
        <w:t xml:space="preserve">, </w:t>
      </w:r>
      <w:r w:rsidRPr="00C2703D">
        <w:rPr>
          <w:rFonts w:ascii="Times New Roman" w:eastAsia="LM Roman 9" w:hAnsi="Times New Roman" w:cs="Times New Roman"/>
          <w:i/>
          <w:sz w:val="24"/>
          <w:szCs w:val="24"/>
        </w:rPr>
        <w:t xml:space="preserve">r = </w:t>
      </w:r>
      <w:proofErr w:type="gramStart"/>
      <w:r w:rsidRPr="00C2703D">
        <w:rPr>
          <w:rFonts w:ascii="Times New Roman" w:eastAsia="LM Roman 9" w:hAnsi="Times New Roman" w:cs="Times New Roman"/>
          <w:i/>
          <w:sz w:val="24"/>
          <w:szCs w:val="24"/>
        </w:rPr>
        <w:t>r</w:t>
      </w:r>
      <w:r w:rsidRPr="00C2703D">
        <w:rPr>
          <w:rFonts w:ascii="Times New Roman" w:eastAsia="LM Roman 9" w:hAnsi="Times New Roman" w:cs="Times New Roman"/>
          <w:i/>
          <w:sz w:val="24"/>
          <w:szCs w:val="24"/>
          <w:vertAlign w:val="subscript"/>
        </w:rPr>
        <w:t>0</w:t>
      </w:r>
      <w:r w:rsidRPr="00C2703D">
        <w:rPr>
          <w:rFonts w:ascii="Times New Roman" w:eastAsia="LM Roman 9" w:hAnsi="Times New Roman" w:cs="Times New Roman"/>
          <w:sz w:val="24"/>
          <w:szCs w:val="24"/>
        </w:rPr>
        <w:t xml:space="preserve"> )</w:t>
      </w:r>
      <w:proofErr w:type="gramEnd"/>
      <w:r w:rsidRPr="00C2703D">
        <w:rPr>
          <w:rFonts w:ascii="Times New Roman" w:eastAsia="LM Roman 9" w:hAnsi="Times New Roman" w:cs="Times New Roman"/>
          <w:sz w:val="24"/>
          <w:szCs w:val="24"/>
        </w:rPr>
        <w:t xml:space="preserve"> are set according to the model type, which are: no solute uptake model (de </w:t>
      </w:r>
      <w:proofErr w:type="spellStart"/>
      <w:r w:rsidRPr="00C2703D">
        <w:rPr>
          <w:rFonts w:ascii="Times New Roman" w:eastAsia="LM Roman 9" w:hAnsi="Times New Roman" w:cs="Times New Roman"/>
          <w:sz w:val="24"/>
          <w:szCs w:val="24"/>
        </w:rPr>
        <w:t>Jong</w:t>
      </w:r>
      <w:proofErr w:type="spellEnd"/>
      <w:r w:rsidRPr="00C2703D">
        <w:rPr>
          <w:rFonts w:ascii="Times New Roman" w:eastAsia="LM Roman 9" w:hAnsi="Times New Roman" w:cs="Times New Roman"/>
          <w:sz w:val="24"/>
          <w:szCs w:val="24"/>
        </w:rPr>
        <w:t xml:space="preserve"> van </w:t>
      </w:r>
      <w:proofErr w:type="spellStart"/>
      <w:r w:rsidRPr="00C2703D">
        <w:rPr>
          <w:rFonts w:ascii="Times New Roman" w:eastAsia="LM Roman 9" w:hAnsi="Times New Roman" w:cs="Times New Roman"/>
          <w:sz w:val="24"/>
          <w:szCs w:val="24"/>
        </w:rPr>
        <w:t>Lier</w:t>
      </w:r>
      <w:proofErr w:type="spellEnd"/>
      <w:r w:rsidRPr="00C2703D">
        <w:rPr>
          <w:rFonts w:ascii="Times New Roman" w:eastAsia="LM Roman 9" w:hAnsi="Times New Roman" w:cs="Times New Roman"/>
          <w:sz w:val="24"/>
          <w:szCs w:val="24"/>
        </w:rPr>
        <w:t xml:space="preserve">, 2009), constant uptake model (de </w:t>
      </w:r>
      <w:proofErr w:type="spellStart"/>
      <w:r w:rsidRPr="00C2703D">
        <w:rPr>
          <w:rFonts w:ascii="Times New Roman" w:eastAsia="LM Roman 9" w:hAnsi="Times New Roman" w:cs="Times New Roman"/>
          <w:sz w:val="24"/>
          <w:szCs w:val="24"/>
        </w:rPr>
        <w:t>Willigen</w:t>
      </w:r>
      <w:proofErr w:type="spellEnd"/>
      <w:r w:rsidRPr="00C2703D">
        <w:rPr>
          <w:rFonts w:ascii="Times New Roman" w:eastAsia="LM Roman 9" w:hAnsi="Times New Roman" w:cs="Times New Roman"/>
          <w:sz w:val="24"/>
          <w:szCs w:val="24"/>
        </w:rPr>
        <w:t>, 1994), linear and nonlinear concentration-dependent model (proposed). For short, let us call them NU, CU, LU and NLU models, respectively.</w:t>
      </w:r>
    </w:p>
    <w:p w:rsidR="005754C2" w:rsidRPr="00C2703D" w:rsidRDefault="00302D4E">
      <w:pPr>
        <w:spacing w:after="0" w:line="240" w:lineRule="auto"/>
        <w:ind w:firstLine="450"/>
        <w:jc w:val="both"/>
        <w:rPr>
          <w:rFonts w:ascii="Times New Roman" w:hAnsi="Times New Roman" w:cs="Times New Roman"/>
          <w:sz w:val="24"/>
          <w:szCs w:val="24"/>
        </w:rPr>
      </w:pPr>
      <w:r w:rsidRPr="00C2703D">
        <w:rPr>
          <w:rFonts w:ascii="Times New Roman" w:eastAsia="LM Roman 9" w:hAnsi="Times New Roman" w:cs="Times New Roman"/>
          <w:b/>
          <w:sz w:val="24"/>
          <w:szCs w:val="24"/>
        </w:rPr>
        <w:t>For no solute uptake (NU) model type</w:t>
      </w:r>
      <w:r w:rsidRPr="00C2703D">
        <w:rPr>
          <w:rFonts w:ascii="Times New Roman" w:eastAsia="LM Roman 9" w:hAnsi="Times New Roman" w:cs="Times New Roman"/>
          <w:sz w:val="24"/>
          <w:szCs w:val="24"/>
        </w:rPr>
        <w:t>: the solute flux density is set to zero</w:t>
      </w:r>
    </w:p>
    <w:p w:rsidR="005754C2" w:rsidRPr="00C2703D" w:rsidRDefault="005754C2">
      <w:pPr>
        <w:spacing w:after="0" w:line="240" w:lineRule="auto"/>
        <w:jc w:val="both"/>
        <w:rPr>
          <w:rFonts w:ascii="Times New Roman" w:hAnsi="Times New Roman" w:cs="Times New Roman"/>
          <w:sz w:val="24"/>
          <w:szCs w:val="24"/>
        </w:rPr>
      </w:pPr>
    </w:p>
    <w:p w:rsidR="005754C2" w:rsidRPr="00C2703D" w:rsidRDefault="00302D4E">
      <w:pPr>
        <w:spacing w:after="0" w:line="240" w:lineRule="auto"/>
        <w:jc w:val="right"/>
        <w:rPr>
          <w:rFonts w:ascii="Times New Roman" w:hAnsi="Times New Roman" w:cs="Times New Roman"/>
          <w:sz w:val="24"/>
          <w:szCs w:val="24"/>
        </w:rPr>
      </w:pPr>
      <w:r w:rsidRPr="00C2703D">
        <w:rPr>
          <w:rFonts w:ascii="Times New Roman" w:hAnsi="Times New Roman" w:cs="Times New Roman"/>
          <w:noProof/>
          <w:sz w:val="24"/>
          <w:szCs w:val="24"/>
          <w:lang w:val="pt-BR" w:eastAsia="pt-BR"/>
        </w:rPr>
        <w:drawing>
          <wp:inline distT="0" distB="0" distL="0" distR="0">
            <wp:extent cx="1252728" cy="256032"/>
            <wp:effectExtent l="0" t="0" r="0" b="0"/>
            <wp:docPr id="3" name="image09.gif"/>
            <wp:cNvGraphicFramePr/>
            <a:graphic xmlns:a="http://schemas.openxmlformats.org/drawingml/2006/main">
              <a:graphicData uri="http://schemas.openxmlformats.org/drawingml/2006/picture">
                <pic:pic xmlns:pic="http://schemas.openxmlformats.org/drawingml/2006/picture">
                  <pic:nvPicPr>
                    <pic:cNvPr id="0" name="image09.gif"/>
                    <pic:cNvPicPr preferRelativeResize="0"/>
                  </pic:nvPicPr>
                  <pic:blipFill>
                    <a:blip r:embed="rId17" cstate="print"/>
                    <a:srcRect/>
                    <a:stretch>
                      <a:fillRect/>
                    </a:stretch>
                  </pic:blipFill>
                  <pic:spPr>
                    <a:xfrm>
                      <a:off x="0" y="0"/>
                      <a:ext cx="1252728" cy="256032"/>
                    </a:xfrm>
                    <a:prstGeom prst="rect">
                      <a:avLst/>
                    </a:prstGeom>
                    <a:ln/>
                  </pic:spPr>
                </pic:pic>
              </a:graphicData>
            </a:graphic>
          </wp:inline>
        </w:drawing>
      </w:r>
      <w:r w:rsidRPr="00C2703D">
        <w:rPr>
          <w:rFonts w:ascii="Times New Roman" w:eastAsia="LM Roman 9" w:hAnsi="Times New Roman" w:cs="Times New Roman"/>
          <w:sz w:val="24"/>
          <w:szCs w:val="24"/>
        </w:rPr>
        <w:tab/>
      </w:r>
      <w:r w:rsidRPr="00C2703D">
        <w:rPr>
          <w:rFonts w:ascii="Times New Roman" w:eastAsia="LM Roman 9" w:hAnsi="Times New Roman" w:cs="Times New Roman"/>
          <w:sz w:val="24"/>
          <w:szCs w:val="24"/>
        </w:rPr>
        <w:tab/>
      </w:r>
      <w:r w:rsidRPr="00C2703D">
        <w:rPr>
          <w:rFonts w:ascii="Times New Roman" w:eastAsia="LM Roman 9" w:hAnsi="Times New Roman" w:cs="Times New Roman"/>
          <w:sz w:val="24"/>
          <w:szCs w:val="24"/>
        </w:rPr>
        <w:tab/>
      </w:r>
      <w:r w:rsidRPr="00C2703D">
        <w:rPr>
          <w:rFonts w:ascii="Times New Roman" w:eastAsia="LM Roman 9" w:hAnsi="Times New Roman" w:cs="Times New Roman"/>
          <w:sz w:val="24"/>
          <w:szCs w:val="24"/>
        </w:rPr>
        <w:tab/>
      </w:r>
      <w:r w:rsidRPr="00C2703D">
        <w:rPr>
          <w:rFonts w:ascii="Times New Roman" w:eastAsia="LM Roman 9" w:hAnsi="Times New Roman" w:cs="Times New Roman"/>
          <w:sz w:val="24"/>
          <w:szCs w:val="24"/>
        </w:rPr>
        <w:tab/>
      </w:r>
      <w:r w:rsidRPr="00C2703D">
        <w:rPr>
          <w:rFonts w:ascii="Times New Roman" w:eastAsia="LM Roman 9" w:hAnsi="Times New Roman" w:cs="Times New Roman"/>
          <w:sz w:val="24"/>
          <w:szCs w:val="24"/>
        </w:rPr>
        <w:tab/>
        <w:t>(9)</w:t>
      </w:r>
    </w:p>
    <w:p w:rsidR="005754C2" w:rsidRPr="00C2703D" w:rsidRDefault="005754C2">
      <w:pPr>
        <w:spacing w:after="0" w:line="240" w:lineRule="auto"/>
        <w:jc w:val="center"/>
        <w:rPr>
          <w:rFonts w:ascii="Times New Roman" w:hAnsi="Times New Roman" w:cs="Times New Roman"/>
          <w:sz w:val="24"/>
          <w:szCs w:val="24"/>
        </w:rPr>
      </w:pPr>
    </w:p>
    <w:p w:rsidR="005754C2" w:rsidRPr="00C2703D" w:rsidRDefault="00302D4E">
      <w:pPr>
        <w:spacing w:after="0" w:line="240" w:lineRule="auto"/>
        <w:ind w:firstLine="450"/>
        <w:jc w:val="both"/>
        <w:rPr>
          <w:rFonts w:ascii="Times New Roman" w:hAnsi="Times New Roman" w:cs="Times New Roman"/>
          <w:sz w:val="24"/>
          <w:szCs w:val="24"/>
        </w:rPr>
      </w:pPr>
      <w:r w:rsidRPr="00C2703D">
        <w:rPr>
          <w:rFonts w:ascii="Times New Roman" w:eastAsia="LM Roman 9" w:hAnsi="Times New Roman" w:cs="Times New Roman"/>
          <w:b/>
          <w:sz w:val="24"/>
          <w:szCs w:val="24"/>
        </w:rPr>
        <w:lastRenderedPageBreak/>
        <w:t>For constant solute uptake (CU) model type</w:t>
      </w:r>
      <w:r w:rsidRPr="00C2703D">
        <w:rPr>
          <w:rFonts w:ascii="Times New Roman" w:eastAsia="LM Roman 9" w:hAnsi="Times New Roman" w:cs="Times New Roman"/>
          <w:sz w:val="24"/>
          <w:szCs w:val="24"/>
        </w:rPr>
        <w:t xml:space="preserve">: the solute flux density is set to the maximum and constant solute uptake rate </w:t>
      </w:r>
      <w:proofErr w:type="spellStart"/>
      <w:r w:rsidRPr="00C2703D">
        <w:rPr>
          <w:rFonts w:ascii="Times New Roman" w:eastAsia="LM Roman 9" w:hAnsi="Times New Roman" w:cs="Times New Roman"/>
          <w:i/>
          <w:sz w:val="24"/>
          <w:szCs w:val="24"/>
        </w:rPr>
        <w:t>I</w:t>
      </w:r>
      <w:r w:rsidRPr="00C2703D">
        <w:rPr>
          <w:rFonts w:ascii="Times New Roman" w:eastAsia="LM Roman 9" w:hAnsi="Times New Roman" w:cs="Times New Roman"/>
          <w:i/>
          <w:sz w:val="24"/>
          <w:szCs w:val="24"/>
          <w:vertAlign w:val="subscript"/>
        </w:rPr>
        <w:t>m</w:t>
      </w:r>
      <w:proofErr w:type="spellEnd"/>
      <w:r w:rsidRPr="00C2703D">
        <w:rPr>
          <w:rFonts w:ascii="Times New Roman" w:eastAsia="LM Roman 9" w:hAnsi="Times New Roman" w:cs="Times New Roman"/>
          <w:sz w:val="24"/>
          <w:szCs w:val="24"/>
        </w:rPr>
        <w:t>. For cylindrical coordinates, the solute flux density of each root is</w:t>
      </w:r>
    </w:p>
    <w:p w:rsidR="005754C2" w:rsidRPr="00C2703D" w:rsidRDefault="005754C2">
      <w:pPr>
        <w:spacing w:after="0" w:line="240" w:lineRule="auto"/>
        <w:jc w:val="both"/>
        <w:rPr>
          <w:rFonts w:ascii="Times New Roman" w:hAnsi="Times New Roman" w:cs="Times New Roman"/>
          <w:sz w:val="24"/>
          <w:szCs w:val="24"/>
        </w:rPr>
      </w:pPr>
    </w:p>
    <w:p w:rsidR="005754C2" w:rsidRPr="00C2703D" w:rsidRDefault="00302D4E">
      <w:pPr>
        <w:spacing w:after="0" w:line="240" w:lineRule="auto"/>
        <w:jc w:val="right"/>
        <w:rPr>
          <w:rFonts w:ascii="Times New Roman" w:hAnsi="Times New Roman" w:cs="Times New Roman"/>
          <w:sz w:val="24"/>
          <w:szCs w:val="24"/>
        </w:rPr>
      </w:pPr>
      <w:r w:rsidRPr="00C2703D">
        <w:rPr>
          <w:rFonts w:ascii="Times New Roman" w:hAnsi="Times New Roman" w:cs="Times New Roman"/>
          <w:noProof/>
          <w:sz w:val="24"/>
          <w:szCs w:val="24"/>
          <w:lang w:val="pt-BR" w:eastAsia="pt-BR"/>
        </w:rPr>
        <w:drawing>
          <wp:inline distT="0" distB="0" distL="0" distR="0">
            <wp:extent cx="1609344" cy="274320"/>
            <wp:effectExtent l="0" t="0" r="0" b="0"/>
            <wp:docPr id="4" name="image10.gif"/>
            <wp:cNvGraphicFramePr/>
            <a:graphic xmlns:a="http://schemas.openxmlformats.org/drawingml/2006/main">
              <a:graphicData uri="http://schemas.openxmlformats.org/drawingml/2006/picture">
                <pic:pic xmlns:pic="http://schemas.openxmlformats.org/drawingml/2006/picture">
                  <pic:nvPicPr>
                    <pic:cNvPr id="0" name="image10.gif"/>
                    <pic:cNvPicPr preferRelativeResize="0"/>
                  </pic:nvPicPr>
                  <pic:blipFill>
                    <a:blip r:embed="rId18" cstate="print"/>
                    <a:srcRect/>
                    <a:stretch>
                      <a:fillRect/>
                    </a:stretch>
                  </pic:blipFill>
                  <pic:spPr>
                    <a:xfrm>
                      <a:off x="0" y="0"/>
                      <a:ext cx="1609344" cy="274320"/>
                    </a:xfrm>
                    <a:prstGeom prst="rect">
                      <a:avLst/>
                    </a:prstGeom>
                    <a:ln/>
                  </pic:spPr>
                </pic:pic>
              </a:graphicData>
            </a:graphic>
          </wp:inline>
        </w:drawing>
      </w:r>
      <w:r w:rsidRPr="00C2703D">
        <w:rPr>
          <w:rFonts w:ascii="Times New Roman" w:eastAsia="LM Roman 9" w:hAnsi="Times New Roman" w:cs="Times New Roman"/>
          <w:sz w:val="24"/>
          <w:szCs w:val="24"/>
        </w:rPr>
        <w:tab/>
      </w:r>
      <w:r w:rsidRPr="00C2703D">
        <w:rPr>
          <w:rFonts w:ascii="Times New Roman" w:eastAsia="LM Roman 9" w:hAnsi="Times New Roman" w:cs="Times New Roman"/>
          <w:sz w:val="24"/>
          <w:szCs w:val="24"/>
        </w:rPr>
        <w:tab/>
      </w:r>
      <w:r w:rsidRPr="00C2703D">
        <w:rPr>
          <w:rFonts w:ascii="Times New Roman" w:eastAsia="LM Roman 9" w:hAnsi="Times New Roman" w:cs="Times New Roman"/>
          <w:sz w:val="24"/>
          <w:szCs w:val="24"/>
        </w:rPr>
        <w:tab/>
      </w:r>
      <w:r w:rsidRPr="00C2703D">
        <w:rPr>
          <w:rFonts w:ascii="Times New Roman" w:eastAsia="LM Roman 9" w:hAnsi="Times New Roman" w:cs="Times New Roman"/>
          <w:sz w:val="24"/>
          <w:szCs w:val="24"/>
        </w:rPr>
        <w:tab/>
      </w:r>
      <w:r w:rsidRPr="00C2703D">
        <w:rPr>
          <w:rFonts w:ascii="Times New Roman" w:eastAsia="LM Roman 9" w:hAnsi="Times New Roman" w:cs="Times New Roman"/>
          <w:sz w:val="24"/>
          <w:szCs w:val="24"/>
        </w:rPr>
        <w:tab/>
        <w:t>(10)</w:t>
      </w:r>
    </w:p>
    <w:p w:rsidR="005754C2" w:rsidRPr="00C2703D" w:rsidRDefault="005754C2">
      <w:pPr>
        <w:spacing w:after="0" w:line="240" w:lineRule="auto"/>
        <w:jc w:val="center"/>
        <w:rPr>
          <w:rFonts w:ascii="Times New Roman" w:hAnsi="Times New Roman" w:cs="Times New Roman"/>
          <w:sz w:val="24"/>
          <w:szCs w:val="24"/>
        </w:rPr>
      </w:pPr>
    </w:p>
    <w:p w:rsidR="005754C2" w:rsidRPr="00C2703D" w:rsidRDefault="00302D4E">
      <w:pPr>
        <w:spacing w:after="0" w:line="240" w:lineRule="auto"/>
        <w:jc w:val="both"/>
        <w:rPr>
          <w:rFonts w:ascii="Times New Roman" w:hAnsi="Times New Roman" w:cs="Times New Roman"/>
          <w:sz w:val="24"/>
          <w:szCs w:val="24"/>
        </w:rPr>
      </w:pPr>
      <w:proofErr w:type="gramStart"/>
      <w:r w:rsidRPr="00C2703D">
        <w:rPr>
          <w:rFonts w:ascii="Times New Roman" w:eastAsia="LM Roman 9" w:hAnsi="Times New Roman" w:cs="Times New Roman"/>
          <w:sz w:val="24"/>
          <w:szCs w:val="24"/>
        </w:rPr>
        <w:t>where</w:t>
      </w:r>
      <w:proofErr w:type="gramEnd"/>
      <w:r w:rsidRPr="00C2703D">
        <w:rPr>
          <w:rFonts w:ascii="Times New Roman" w:eastAsia="LM Roman 9" w:hAnsi="Times New Roman" w:cs="Times New Roman"/>
          <w:sz w:val="24"/>
          <w:szCs w:val="24"/>
        </w:rPr>
        <w:t xml:space="preserve"> </w:t>
      </w:r>
      <w:r w:rsidRPr="00C2703D">
        <w:rPr>
          <w:rFonts w:ascii="Times New Roman" w:eastAsia="LM Roman 9" w:hAnsi="Times New Roman" w:cs="Times New Roman"/>
          <w:i/>
          <w:sz w:val="24"/>
          <w:szCs w:val="24"/>
        </w:rPr>
        <w:t>L</w:t>
      </w:r>
      <w:r w:rsidRPr="00C2703D">
        <w:rPr>
          <w:rFonts w:ascii="Times New Roman" w:eastAsia="LM Roman 9" w:hAnsi="Times New Roman" w:cs="Times New Roman"/>
          <w:sz w:val="24"/>
          <w:szCs w:val="24"/>
        </w:rPr>
        <w:t xml:space="preserve"> (m) is the root length, </w:t>
      </w:r>
      <w:r w:rsidRPr="00C2703D">
        <w:rPr>
          <w:rFonts w:ascii="Times New Roman" w:eastAsia="LM Roman 9" w:hAnsi="Times New Roman" w:cs="Times New Roman"/>
          <w:i/>
          <w:sz w:val="24"/>
          <w:szCs w:val="24"/>
        </w:rPr>
        <w:t>r</w:t>
      </w:r>
      <w:r w:rsidRPr="00C2703D">
        <w:rPr>
          <w:rFonts w:ascii="Times New Roman" w:eastAsia="LM Roman 9" w:hAnsi="Times New Roman" w:cs="Times New Roman"/>
          <w:i/>
          <w:sz w:val="24"/>
          <w:szCs w:val="24"/>
          <w:vertAlign w:val="subscript"/>
        </w:rPr>
        <w:t>0</w:t>
      </w:r>
      <w:r w:rsidRPr="00C2703D">
        <w:rPr>
          <w:rFonts w:ascii="Times New Roman" w:eastAsia="LM Roman 9" w:hAnsi="Times New Roman" w:cs="Times New Roman"/>
          <w:sz w:val="24"/>
          <w:szCs w:val="24"/>
        </w:rPr>
        <w:t xml:space="preserve"> (m) is the root radius and </w:t>
      </w:r>
      <w:proofErr w:type="spellStart"/>
      <w:r w:rsidRPr="00C2703D">
        <w:rPr>
          <w:rFonts w:ascii="Times New Roman" w:eastAsia="LM Roman 9" w:hAnsi="Times New Roman" w:cs="Times New Roman"/>
          <w:i/>
          <w:sz w:val="24"/>
          <w:szCs w:val="24"/>
        </w:rPr>
        <w:t>I</w:t>
      </w:r>
      <w:r w:rsidRPr="00C2703D">
        <w:rPr>
          <w:rFonts w:ascii="Times New Roman" w:eastAsia="LM Roman 9" w:hAnsi="Times New Roman" w:cs="Times New Roman"/>
          <w:i/>
          <w:sz w:val="24"/>
          <w:szCs w:val="24"/>
          <w:vertAlign w:val="subscript"/>
        </w:rPr>
        <w:t>m</w:t>
      </w:r>
      <w:proofErr w:type="spellEnd"/>
      <w:r w:rsidRPr="00C2703D">
        <w:rPr>
          <w:rFonts w:ascii="Times New Roman" w:eastAsia="LM Roman 9" w:hAnsi="Times New Roman" w:cs="Times New Roman"/>
          <w:sz w:val="24"/>
          <w:szCs w:val="24"/>
        </w:rPr>
        <w:t xml:space="preserve"> has units of mol s</w:t>
      </w:r>
      <w:r w:rsidRPr="00C2703D">
        <w:rPr>
          <w:rFonts w:ascii="Times New Roman" w:eastAsia="LM Roman 9" w:hAnsi="Times New Roman" w:cs="Times New Roman"/>
          <w:sz w:val="24"/>
          <w:szCs w:val="24"/>
          <w:vertAlign w:val="superscript"/>
        </w:rPr>
        <w:t>−1</w:t>
      </w:r>
      <w:r w:rsidRPr="00C2703D">
        <w:rPr>
          <w:rFonts w:ascii="Times New Roman" w:eastAsia="LM Roman 9" w:hAnsi="Times New Roman" w:cs="Times New Roman"/>
          <w:sz w:val="24"/>
          <w:szCs w:val="24"/>
        </w:rPr>
        <w:t>.</w:t>
      </w:r>
    </w:p>
    <w:p w:rsidR="005754C2" w:rsidRPr="00C2703D" w:rsidRDefault="00302D4E">
      <w:pPr>
        <w:spacing w:after="0" w:line="240" w:lineRule="auto"/>
        <w:ind w:firstLine="450"/>
        <w:jc w:val="both"/>
        <w:rPr>
          <w:rFonts w:ascii="Times New Roman" w:hAnsi="Times New Roman" w:cs="Times New Roman"/>
          <w:sz w:val="24"/>
          <w:szCs w:val="24"/>
        </w:rPr>
      </w:pPr>
      <w:r w:rsidRPr="00C2703D">
        <w:rPr>
          <w:rFonts w:ascii="Times New Roman" w:eastAsia="LM Roman 9" w:hAnsi="Times New Roman" w:cs="Times New Roman"/>
          <w:b/>
          <w:sz w:val="24"/>
          <w:szCs w:val="24"/>
        </w:rPr>
        <w:t>For linear concentration-dependent uptake (LU) model type</w:t>
      </w:r>
      <w:r w:rsidRPr="00C2703D">
        <w:rPr>
          <w:rFonts w:ascii="Times New Roman" w:eastAsia="LM Roman 9" w:hAnsi="Times New Roman" w:cs="Times New Roman"/>
          <w:sz w:val="24"/>
          <w:szCs w:val="24"/>
        </w:rPr>
        <w:t>: the solute flux density is set to the linearized piecewise MM equation</w:t>
      </w:r>
    </w:p>
    <w:p w:rsidR="005754C2" w:rsidRPr="00C2703D" w:rsidRDefault="005754C2">
      <w:pPr>
        <w:spacing w:after="0" w:line="240" w:lineRule="auto"/>
        <w:jc w:val="both"/>
        <w:rPr>
          <w:rFonts w:ascii="Times New Roman" w:hAnsi="Times New Roman" w:cs="Times New Roman"/>
          <w:sz w:val="24"/>
          <w:szCs w:val="24"/>
        </w:rPr>
      </w:pPr>
    </w:p>
    <w:p w:rsidR="005754C2" w:rsidRPr="00C2703D" w:rsidRDefault="00302D4E">
      <w:pPr>
        <w:spacing w:after="0" w:line="240" w:lineRule="auto"/>
        <w:jc w:val="right"/>
        <w:rPr>
          <w:rFonts w:ascii="Times New Roman" w:hAnsi="Times New Roman" w:cs="Times New Roman"/>
          <w:sz w:val="24"/>
          <w:szCs w:val="24"/>
        </w:rPr>
      </w:pPr>
      <w:r w:rsidRPr="00C2703D">
        <w:rPr>
          <w:rFonts w:ascii="Times New Roman" w:hAnsi="Times New Roman" w:cs="Times New Roman"/>
          <w:noProof/>
          <w:sz w:val="24"/>
          <w:szCs w:val="24"/>
          <w:lang w:val="pt-BR" w:eastAsia="pt-BR"/>
        </w:rPr>
        <w:drawing>
          <wp:inline distT="0" distB="0" distL="0" distR="0">
            <wp:extent cx="1837944" cy="256032"/>
            <wp:effectExtent l="0" t="0" r="0" b="0"/>
            <wp:docPr id="5" name="image14.gif"/>
            <wp:cNvGraphicFramePr/>
            <a:graphic xmlns:a="http://schemas.openxmlformats.org/drawingml/2006/main">
              <a:graphicData uri="http://schemas.openxmlformats.org/drawingml/2006/picture">
                <pic:pic xmlns:pic="http://schemas.openxmlformats.org/drawingml/2006/picture">
                  <pic:nvPicPr>
                    <pic:cNvPr id="0" name="image14.gif"/>
                    <pic:cNvPicPr preferRelativeResize="0"/>
                  </pic:nvPicPr>
                  <pic:blipFill>
                    <a:blip r:embed="rId19" cstate="print"/>
                    <a:srcRect/>
                    <a:stretch>
                      <a:fillRect/>
                    </a:stretch>
                  </pic:blipFill>
                  <pic:spPr>
                    <a:xfrm>
                      <a:off x="0" y="0"/>
                      <a:ext cx="1837944" cy="256032"/>
                    </a:xfrm>
                    <a:prstGeom prst="rect">
                      <a:avLst/>
                    </a:prstGeom>
                    <a:ln/>
                  </pic:spPr>
                </pic:pic>
              </a:graphicData>
            </a:graphic>
          </wp:inline>
        </w:drawing>
      </w:r>
      <w:r w:rsidRPr="00C2703D">
        <w:rPr>
          <w:rFonts w:ascii="Times New Roman" w:eastAsia="LM Roman 9" w:hAnsi="Times New Roman" w:cs="Times New Roman"/>
          <w:sz w:val="24"/>
          <w:szCs w:val="24"/>
        </w:rPr>
        <w:tab/>
      </w:r>
      <w:r w:rsidRPr="00C2703D">
        <w:rPr>
          <w:rFonts w:ascii="Times New Roman" w:eastAsia="LM Roman 9" w:hAnsi="Times New Roman" w:cs="Times New Roman"/>
          <w:sz w:val="24"/>
          <w:szCs w:val="24"/>
        </w:rPr>
        <w:tab/>
      </w:r>
      <w:r w:rsidRPr="00C2703D">
        <w:rPr>
          <w:rFonts w:ascii="Times New Roman" w:eastAsia="LM Roman 9" w:hAnsi="Times New Roman" w:cs="Times New Roman"/>
          <w:sz w:val="24"/>
          <w:szCs w:val="24"/>
        </w:rPr>
        <w:tab/>
      </w:r>
      <w:r w:rsidRPr="00C2703D">
        <w:rPr>
          <w:rFonts w:ascii="Times New Roman" w:eastAsia="LM Roman 9" w:hAnsi="Times New Roman" w:cs="Times New Roman"/>
          <w:sz w:val="24"/>
          <w:szCs w:val="24"/>
        </w:rPr>
        <w:tab/>
        <w:t>(11)</w:t>
      </w:r>
    </w:p>
    <w:p w:rsidR="005754C2" w:rsidRPr="00C2703D" w:rsidRDefault="005754C2">
      <w:pPr>
        <w:spacing w:after="0" w:line="240" w:lineRule="auto"/>
        <w:jc w:val="both"/>
        <w:rPr>
          <w:rFonts w:ascii="Times New Roman" w:hAnsi="Times New Roman" w:cs="Times New Roman"/>
          <w:sz w:val="24"/>
          <w:szCs w:val="24"/>
        </w:rPr>
      </w:pPr>
    </w:p>
    <w:p w:rsidR="005754C2" w:rsidRPr="00C2703D" w:rsidRDefault="00302D4E">
      <w:pPr>
        <w:spacing w:after="0" w:line="240" w:lineRule="auto"/>
        <w:ind w:firstLine="450"/>
        <w:jc w:val="both"/>
        <w:rPr>
          <w:rFonts w:ascii="Times New Roman" w:hAnsi="Times New Roman" w:cs="Times New Roman"/>
          <w:sz w:val="24"/>
          <w:szCs w:val="24"/>
        </w:rPr>
      </w:pPr>
      <w:r w:rsidRPr="00C2703D">
        <w:rPr>
          <w:rFonts w:ascii="Times New Roman" w:eastAsia="LM Roman 9" w:hAnsi="Times New Roman" w:cs="Times New Roman"/>
          <w:b/>
          <w:sz w:val="24"/>
          <w:szCs w:val="24"/>
        </w:rPr>
        <w:t>For nonlinear concentration-dependent uptake (NLU) model type</w:t>
      </w:r>
      <w:r w:rsidRPr="00C2703D">
        <w:rPr>
          <w:rFonts w:ascii="Times New Roman" w:eastAsia="LM Roman 9" w:hAnsi="Times New Roman" w:cs="Times New Roman"/>
          <w:sz w:val="24"/>
          <w:szCs w:val="24"/>
        </w:rPr>
        <w:t>: the solute flux density is set to the MM equation</w:t>
      </w:r>
    </w:p>
    <w:p w:rsidR="005754C2" w:rsidRPr="00C2703D" w:rsidRDefault="005754C2">
      <w:pPr>
        <w:spacing w:after="0" w:line="240" w:lineRule="auto"/>
        <w:ind w:firstLine="450"/>
        <w:jc w:val="both"/>
        <w:rPr>
          <w:rFonts w:ascii="Times New Roman" w:hAnsi="Times New Roman" w:cs="Times New Roman"/>
          <w:sz w:val="24"/>
          <w:szCs w:val="24"/>
        </w:rPr>
      </w:pPr>
    </w:p>
    <w:p w:rsidR="005754C2" w:rsidRPr="00C2703D" w:rsidRDefault="00302D4E">
      <w:pPr>
        <w:spacing w:after="0" w:line="240" w:lineRule="auto"/>
        <w:ind w:firstLine="450"/>
        <w:jc w:val="right"/>
        <w:rPr>
          <w:rFonts w:ascii="Times New Roman" w:hAnsi="Times New Roman" w:cs="Times New Roman"/>
          <w:sz w:val="24"/>
          <w:szCs w:val="24"/>
        </w:rPr>
      </w:pPr>
      <w:r w:rsidRPr="00C2703D">
        <w:rPr>
          <w:rFonts w:ascii="Times New Roman" w:hAnsi="Times New Roman" w:cs="Times New Roman"/>
          <w:noProof/>
          <w:sz w:val="24"/>
          <w:szCs w:val="24"/>
          <w:lang w:val="pt-BR" w:eastAsia="pt-BR"/>
        </w:rPr>
        <w:drawing>
          <wp:inline distT="114300" distB="114300" distL="114300" distR="114300">
            <wp:extent cx="2482388" cy="306812"/>
            <wp:effectExtent l="0" t="0" r="0" b="0"/>
            <wp:docPr id="42" name="image85.png" descr="bc_NLU.png"/>
            <wp:cNvGraphicFramePr/>
            <a:graphic xmlns:a="http://schemas.openxmlformats.org/drawingml/2006/main">
              <a:graphicData uri="http://schemas.openxmlformats.org/drawingml/2006/picture">
                <pic:pic xmlns:pic="http://schemas.openxmlformats.org/drawingml/2006/picture">
                  <pic:nvPicPr>
                    <pic:cNvPr id="0" name="image85.png" descr="bc_NLU.png"/>
                    <pic:cNvPicPr preferRelativeResize="0"/>
                  </pic:nvPicPr>
                  <pic:blipFill>
                    <a:blip r:embed="rId20" cstate="print"/>
                    <a:srcRect/>
                    <a:stretch>
                      <a:fillRect/>
                    </a:stretch>
                  </pic:blipFill>
                  <pic:spPr>
                    <a:xfrm>
                      <a:off x="0" y="0"/>
                      <a:ext cx="2482388" cy="306812"/>
                    </a:xfrm>
                    <a:prstGeom prst="rect">
                      <a:avLst/>
                    </a:prstGeom>
                    <a:ln/>
                  </pic:spPr>
                </pic:pic>
              </a:graphicData>
            </a:graphic>
          </wp:inline>
        </w:drawing>
      </w:r>
      <w:r w:rsidRPr="00C2703D">
        <w:rPr>
          <w:rFonts w:ascii="Times New Roman" w:eastAsia="LM Roman 9" w:hAnsi="Times New Roman" w:cs="Times New Roman"/>
          <w:sz w:val="24"/>
          <w:szCs w:val="24"/>
        </w:rPr>
        <w:tab/>
      </w:r>
      <w:r w:rsidRPr="00C2703D">
        <w:rPr>
          <w:rFonts w:ascii="Times New Roman" w:eastAsia="LM Roman 9" w:hAnsi="Times New Roman" w:cs="Times New Roman"/>
          <w:sz w:val="24"/>
          <w:szCs w:val="24"/>
        </w:rPr>
        <w:tab/>
      </w:r>
      <w:r w:rsidRPr="00C2703D">
        <w:rPr>
          <w:rFonts w:ascii="Times New Roman" w:eastAsia="LM Roman 9" w:hAnsi="Times New Roman" w:cs="Times New Roman"/>
          <w:sz w:val="24"/>
          <w:szCs w:val="24"/>
        </w:rPr>
        <w:tab/>
        <w:t>(12)</w:t>
      </w:r>
    </w:p>
    <w:p w:rsidR="005754C2" w:rsidRPr="00C2703D" w:rsidRDefault="005754C2">
      <w:pPr>
        <w:spacing w:after="0" w:line="240" w:lineRule="auto"/>
        <w:jc w:val="both"/>
        <w:rPr>
          <w:rFonts w:ascii="Times New Roman" w:hAnsi="Times New Roman" w:cs="Times New Roman"/>
          <w:sz w:val="24"/>
          <w:szCs w:val="24"/>
        </w:rPr>
      </w:pPr>
    </w:p>
    <w:p w:rsidR="005754C2" w:rsidRPr="00C2703D" w:rsidRDefault="00302D4E">
      <w:pPr>
        <w:spacing w:after="0" w:line="240" w:lineRule="auto"/>
        <w:jc w:val="both"/>
        <w:rPr>
          <w:rFonts w:ascii="Times New Roman" w:hAnsi="Times New Roman" w:cs="Times New Roman"/>
          <w:sz w:val="24"/>
          <w:szCs w:val="24"/>
        </w:rPr>
      </w:pPr>
      <w:r w:rsidRPr="00C2703D">
        <w:rPr>
          <w:rFonts w:ascii="Times New Roman" w:eastAsia="LM Roman 9" w:hAnsi="Times New Roman" w:cs="Times New Roman"/>
          <w:b/>
          <w:sz w:val="24"/>
          <w:szCs w:val="24"/>
        </w:rPr>
        <w:t>2. Implicit numerical solution</w:t>
      </w:r>
    </w:p>
    <w:p w:rsidR="005754C2" w:rsidRPr="00C2703D" w:rsidRDefault="00302D4E">
      <w:pPr>
        <w:spacing w:after="0" w:line="240" w:lineRule="auto"/>
        <w:ind w:firstLine="450"/>
        <w:jc w:val="both"/>
        <w:rPr>
          <w:rFonts w:ascii="Times New Roman" w:hAnsi="Times New Roman" w:cs="Times New Roman"/>
          <w:sz w:val="24"/>
          <w:szCs w:val="24"/>
        </w:rPr>
      </w:pPr>
      <w:r w:rsidRPr="00C2703D">
        <w:rPr>
          <w:rFonts w:ascii="Times New Roman" w:eastAsia="LM Roman 9" w:hAnsi="Times New Roman" w:cs="Times New Roman"/>
          <w:sz w:val="24"/>
          <w:szCs w:val="24"/>
        </w:rPr>
        <w:t xml:space="preserve">The combined water and salt movement is simulated iteratively. In a first step, the water movement toward the root is simulated, assuming salt concentrations from the previous time step. In a second step, the salt contents per segment are updated and new values for the osmotic head in all segments are calculated. The first step is then repeated with updated values for the osmotic heads. This process is repeated until the pressure head values and osmotic head values between iterations converge. Two flowcharts with the algorithm procedures to solve water and solute iterative equations can be found </w:t>
      </w:r>
      <w:r w:rsidR="00D97395" w:rsidRPr="00C2703D">
        <w:rPr>
          <w:rFonts w:ascii="Times New Roman" w:eastAsia="LM Roman 9" w:hAnsi="Times New Roman" w:cs="Times New Roman"/>
          <w:sz w:val="24"/>
          <w:szCs w:val="24"/>
        </w:rPr>
        <w:t>i</w:t>
      </w:r>
      <w:r w:rsidRPr="00C2703D">
        <w:rPr>
          <w:rFonts w:ascii="Times New Roman" w:eastAsia="LM Roman 9" w:hAnsi="Times New Roman" w:cs="Times New Roman"/>
          <w:sz w:val="24"/>
          <w:szCs w:val="24"/>
        </w:rPr>
        <w:t>n the Appendix.</w:t>
      </w:r>
    </w:p>
    <w:p w:rsidR="005754C2" w:rsidRPr="00C2703D" w:rsidRDefault="005754C2">
      <w:pPr>
        <w:spacing w:after="0" w:line="240" w:lineRule="auto"/>
        <w:jc w:val="both"/>
        <w:rPr>
          <w:rFonts w:ascii="Times New Roman" w:hAnsi="Times New Roman" w:cs="Times New Roman"/>
          <w:sz w:val="24"/>
          <w:szCs w:val="24"/>
        </w:rPr>
      </w:pPr>
    </w:p>
    <w:p w:rsidR="005754C2" w:rsidRPr="00C2703D" w:rsidRDefault="00302D4E">
      <w:pPr>
        <w:spacing w:after="0" w:line="240" w:lineRule="auto"/>
        <w:jc w:val="both"/>
        <w:rPr>
          <w:rFonts w:ascii="Times New Roman" w:hAnsi="Times New Roman" w:cs="Times New Roman"/>
          <w:sz w:val="24"/>
          <w:szCs w:val="24"/>
        </w:rPr>
      </w:pPr>
      <w:r w:rsidRPr="00C2703D">
        <w:rPr>
          <w:rFonts w:ascii="Times New Roman" w:eastAsia="LM Roman 9" w:hAnsi="Times New Roman" w:cs="Times New Roman"/>
          <w:b/>
          <w:sz w:val="24"/>
          <w:szCs w:val="24"/>
        </w:rPr>
        <w:t>2.1 Water</w:t>
      </w:r>
    </w:p>
    <w:p w:rsidR="005754C2" w:rsidRPr="00C2703D" w:rsidRDefault="00302D4E">
      <w:pPr>
        <w:spacing w:after="0" w:line="240" w:lineRule="auto"/>
        <w:ind w:firstLine="450"/>
        <w:jc w:val="both"/>
        <w:rPr>
          <w:rFonts w:ascii="Times New Roman" w:hAnsi="Times New Roman" w:cs="Times New Roman"/>
          <w:sz w:val="24"/>
          <w:szCs w:val="24"/>
        </w:rPr>
      </w:pPr>
      <w:r w:rsidRPr="00C2703D">
        <w:rPr>
          <w:rFonts w:ascii="Times New Roman" w:eastAsia="LM Roman 9" w:hAnsi="Times New Roman" w:cs="Times New Roman"/>
          <w:sz w:val="24"/>
          <w:szCs w:val="24"/>
        </w:rPr>
        <w:t xml:space="preserve">The implicit numerical discretization and the solution for the Eq. (7) </w:t>
      </w:r>
      <w:proofErr w:type="gramStart"/>
      <w:r w:rsidRPr="00C2703D">
        <w:rPr>
          <w:rFonts w:ascii="Times New Roman" w:eastAsia="LM Roman 9" w:hAnsi="Times New Roman" w:cs="Times New Roman"/>
          <w:sz w:val="24"/>
          <w:szCs w:val="24"/>
        </w:rPr>
        <w:t>was</w:t>
      </w:r>
      <w:proofErr w:type="gramEnd"/>
      <w:r w:rsidRPr="00C2703D">
        <w:rPr>
          <w:rFonts w:ascii="Times New Roman" w:eastAsia="LM Roman 9" w:hAnsi="Times New Roman" w:cs="Times New Roman"/>
          <w:sz w:val="24"/>
          <w:szCs w:val="24"/>
        </w:rPr>
        <w:t xml:space="preserve"> made according to de </w:t>
      </w:r>
      <w:proofErr w:type="spellStart"/>
      <w:r w:rsidRPr="00C2703D">
        <w:rPr>
          <w:rFonts w:ascii="Times New Roman" w:eastAsia="LM Roman 9" w:hAnsi="Times New Roman" w:cs="Times New Roman"/>
          <w:sz w:val="24"/>
          <w:szCs w:val="24"/>
        </w:rPr>
        <w:t>Jong</w:t>
      </w:r>
      <w:proofErr w:type="spellEnd"/>
      <w:r w:rsidRPr="00C2703D">
        <w:rPr>
          <w:rFonts w:ascii="Times New Roman" w:eastAsia="LM Roman 9" w:hAnsi="Times New Roman" w:cs="Times New Roman"/>
          <w:sz w:val="24"/>
          <w:szCs w:val="24"/>
        </w:rPr>
        <w:t xml:space="preserve"> van </w:t>
      </w:r>
      <w:proofErr w:type="spellStart"/>
      <w:r w:rsidRPr="00C2703D">
        <w:rPr>
          <w:rFonts w:ascii="Times New Roman" w:eastAsia="LM Roman 9" w:hAnsi="Times New Roman" w:cs="Times New Roman"/>
          <w:sz w:val="24"/>
          <w:szCs w:val="24"/>
        </w:rPr>
        <w:t>Lier</w:t>
      </w:r>
      <w:proofErr w:type="spellEnd"/>
      <w:r w:rsidRPr="00C2703D">
        <w:rPr>
          <w:rFonts w:ascii="Times New Roman" w:eastAsia="LM Roman 9" w:hAnsi="Times New Roman" w:cs="Times New Roman"/>
          <w:sz w:val="24"/>
          <w:szCs w:val="24"/>
        </w:rPr>
        <w:t xml:space="preserve"> et al. (2006), which has the following criteria:</w:t>
      </w:r>
    </w:p>
    <w:p w:rsidR="005754C2" w:rsidRPr="00C2703D" w:rsidRDefault="00302D4E">
      <w:pPr>
        <w:spacing w:after="0" w:line="240" w:lineRule="auto"/>
        <w:ind w:firstLine="450"/>
        <w:jc w:val="both"/>
        <w:rPr>
          <w:rFonts w:ascii="Times New Roman" w:hAnsi="Times New Roman" w:cs="Times New Roman"/>
          <w:sz w:val="24"/>
          <w:szCs w:val="24"/>
        </w:rPr>
      </w:pPr>
      <w:r w:rsidRPr="00C2703D">
        <w:rPr>
          <w:rFonts w:ascii="Times New Roman" w:eastAsia="LM Roman 9" w:hAnsi="Times New Roman" w:cs="Times New Roman"/>
          <w:sz w:val="24"/>
          <w:szCs w:val="24"/>
        </w:rPr>
        <w:t xml:space="preserve">(i) </w:t>
      </w:r>
      <w:proofErr w:type="gramStart"/>
      <w:r w:rsidRPr="00C2703D">
        <w:rPr>
          <w:rFonts w:ascii="Times New Roman" w:eastAsia="LM Roman 9" w:hAnsi="Times New Roman" w:cs="Times New Roman"/>
          <w:sz w:val="24"/>
          <w:szCs w:val="24"/>
        </w:rPr>
        <w:t>there</w:t>
      </w:r>
      <w:proofErr w:type="gramEnd"/>
      <w:r w:rsidRPr="00C2703D">
        <w:rPr>
          <w:rFonts w:ascii="Times New Roman" w:eastAsia="LM Roman 9" w:hAnsi="Times New Roman" w:cs="Times New Roman"/>
          <w:sz w:val="24"/>
          <w:szCs w:val="24"/>
        </w:rPr>
        <w:t xml:space="preserve"> is no sink (the only water exit is the root surface located at the inner side of the first compartment)</w:t>
      </w:r>
    </w:p>
    <w:p w:rsidR="005754C2" w:rsidRPr="00C2703D" w:rsidRDefault="00302D4E">
      <w:pPr>
        <w:spacing w:after="0" w:line="240" w:lineRule="auto"/>
        <w:ind w:firstLine="450"/>
        <w:jc w:val="both"/>
        <w:rPr>
          <w:rFonts w:ascii="Times New Roman" w:hAnsi="Times New Roman" w:cs="Times New Roman"/>
          <w:sz w:val="24"/>
          <w:szCs w:val="24"/>
        </w:rPr>
      </w:pPr>
      <w:r w:rsidRPr="00C2703D">
        <w:rPr>
          <w:rFonts w:ascii="Times New Roman" w:eastAsia="LM Roman 9" w:hAnsi="Times New Roman" w:cs="Times New Roman"/>
          <w:sz w:val="24"/>
          <w:szCs w:val="24"/>
        </w:rPr>
        <w:t xml:space="preserve">(ii) </w:t>
      </w:r>
      <w:proofErr w:type="gramStart"/>
      <w:r w:rsidRPr="00C2703D">
        <w:rPr>
          <w:rFonts w:ascii="Times New Roman" w:eastAsia="LM Roman 9" w:hAnsi="Times New Roman" w:cs="Times New Roman"/>
          <w:sz w:val="24"/>
          <w:szCs w:val="24"/>
        </w:rPr>
        <w:t>water</w:t>
      </w:r>
      <w:proofErr w:type="gramEnd"/>
      <w:r w:rsidRPr="00C2703D">
        <w:rPr>
          <w:rFonts w:ascii="Times New Roman" w:eastAsia="LM Roman 9" w:hAnsi="Times New Roman" w:cs="Times New Roman"/>
          <w:sz w:val="24"/>
          <w:szCs w:val="24"/>
        </w:rPr>
        <w:t xml:space="preserve"> flux density at the outermost compartment is set to zero</w:t>
      </w:r>
    </w:p>
    <w:p w:rsidR="005754C2" w:rsidRPr="00C2703D" w:rsidRDefault="00302D4E">
      <w:pPr>
        <w:spacing w:after="0" w:line="240" w:lineRule="auto"/>
        <w:ind w:firstLine="450"/>
        <w:jc w:val="both"/>
        <w:rPr>
          <w:rFonts w:ascii="Times New Roman" w:hAnsi="Times New Roman" w:cs="Times New Roman"/>
          <w:sz w:val="24"/>
          <w:szCs w:val="24"/>
        </w:rPr>
      </w:pPr>
      <w:r w:rsidRPr="00C2703D">
        <w:rPr>
          <w:rFonts w:ascii="Times New Roman" w:eastAsia="LM Roman 9" w:hAnsi="Times New Roman" w:cs="Times New Roman"/>
          <w:sz w:val="24"/>
          <w:szCs w:val="24"/>
        </w:rPr>
        <w:t xml:space="preserve">(iii) </w:t>
      </w:r>
      <w:proofErr w:type="gramStart"/>
      <w:r w:rsidRPr="00C2703D">
        <w:rPr>
          <w:rFonts w:ascii="Times New Roman" w:eastAsia="LM Roman 9" w:hAnsi="Times New Roman" w:cs="Times New Roman"/>
          <w:sz w:val="24"/>
          <w:szCs w:val="24"/>
        </w:rPr>
        <w:t>water</w:t>
      </w:r>
      <w:proofErr w:type="gramEnd"/>
      <w:r w:rsidRPr="00C2703D">
        <w:rPr>
          <w:rFonts w:ascii="Times New Roman" w:eastAsia="LM Roman 9" w:hAnsi="Times New Roman" w:cs="Times New Roman"/>
          <w:sz w:val="24"/>
          <w:szCs w:val="24"/>
        </w:rPr>
        <w:t xml:space="preserve"> flux density at the innermost compartment (at root surface) is set equal to water flux density entering the root, which is determined by transpiration rate and total root area</w:t>
      </w:r>
    </w:p>
    <w:p w:rsidR="005754C2" w:rsidRPr="00C2703D" w:rsidRDefault="005754C2">
      <w:pPr>
        <w:spacing w:after="0" w:line="240" w:lineRule="auto"/>
        <w:jc w:val="both"/>
        <w:rPr>
          <w:rFonts w:ascii="Times New Roman" w:hAnsi="Times New Roman" w:cs="Times New Roman"/>
          <w:sz w:val="24"/>
          <w:szCs w:val="24"/>
        </w:rPr>
      </w:pPr>
    </w:p>
    <w:p w:rsidR="005754C2" w:rsidRPr="00C2703D" w:rsidRDefault="00302D4E">
      <w:pPr>
        <w:spacing w:after="0" w:line="240" w:lineRule="auto"/>
        <w:jc w:val="both"/>
        <w:rPr>
          <w:rFonts w:ascii="Times New Roman" w:hAnsi="Times New Roman" w:cs="Times New Roman"/>
          <w:sz w:val="24"/>
          <w:szCs w:val="24"/>
        </w:rPr>
      </w:pPr>
      <w:r w:rsidRPr="00C2703D">
        <w:rPr>
          <w:rFonts w:ascii="Times New Roman" w:eastAsia="LM Roman 9" w:hAnsi="Times New Roman" w:cs="Times New Roman"/>
          <w:b/>
          <w:sz w:val="24"/>
          <w:szCs w:val="24"/>
        </w:rPr>
        <w:t>2.2 Solute</w:t>
      </w:r>
    </w:p>
    <w:p w:rsidR="005754C2" w:rsidRPr="00C2703D" w:rsidRDefault="00302D4E">
      <w:pPr>
        <w:spacing w:after="0" w:line="240" w:lineRule="auto"/>
        <w:ind w:firstLine="450"/>
        <w:jc w:val="both"/>
        <w:rPr>
          <w:rFonts w:ascii="Times New Roman" w:hAnsi="Times New Roman" w:cs="Times New Roman"/>
          <w:sz w:val="24"/>
          <w:szCs w:val="24"/>
        </w:rPr>
      </w:pPr>
      <w:r w:rsidRPr="00C2703D">
        <w:rPr>
          <w:rFonts w:ascii="Times New Roman" w:eastAsia="LM Roman 9" w:hAnsi="Times New Roman" w:cs="Times New Roman"/>
          <w:sz w:val="24"/>
          <w:szCs w:val="24"/>
        </w:rPr>
        <w:t>Fully implicit numerical discretization of Eq. (8) gives:</w:t>
      </w:r>
    </w:p>
    <w:p w:rsidR="005754C2" w:rsidRPr="00C2703D" w:rsidRDefault="005754C2">
      <w:pPr>
        <w:spacing w:after="0" w:line="240" w:lineRule="auto"/>
        <w:jc w:val="both"/>
        <w:rPr>
          <w:rFonts w:ascii="Times New Roman" w:hAnsi="Times New Roman" w:cs="Times New Roman"/>
          <w:sz w:val="24"/>
          <w:szCs w:val="24"/>
        </w:rPr>
      </w:pPr>
    </w:p>
    <w:p w:rsidR="005754C2" w:rsidRPr="00C2703D" w:rsidRDefault="00302D4E">
      <w:pPr>
        <w:spacing w:after="0" w:line="240" w:lineRule="auto"/>
        <w:jc w:val="right"/>
        <w:rPr>
          <w:rFonts w:ascii="Times New Roman" w:hAnsi="Times New Roman" w:cs="Times New Roman"/>
          <w:sz w:val="24"/>
          <w:szCs w:val="24"/>
        </w:rPr>
      </w:pPr>
      <w:r w:rsidRPr="00C2703D">
        <w:rPr>
          <w:rFonts w:ascii="Times New Roman" w:hAnsi="Times New Roman" w:cs="Times New Roman"/>
          <w:noProof/>
          <w:sz w:val="24"/>
          <w:szCs w:val="24"/>
          <w:lang w:val="pt-BR" w:eastAsia="pt-BR"/>
        </w:rPr>
        <w:drawing>
          <wp:inline distT="0" distB="0" distL="0" distR="0">
            <wp:extent cx="3602736" cy="877824"/>
            <wp:effectExtent l="0" t="0" r="0" b="0"/>
            <wp:docPr id="6" name="image15.gif"/>
            <wp:cNvGraphicFramePr/>
            <a:graphic xmlns:a="http://schemas.openxmlformats.org/drawingml/2006/main">
              <a:graphicData uri="http://schemas.openxmlformats.org/drawingml/2006/picture">
                <pic:pic xmlns:pic="http://schemas.openxmlformats.org/drawingml/2006/picture">
                  <pic:nvPicPr>
                    <pic:cNvPr id="0" name="image15.gif"/>
                    <pic:cNvPicPr preferRelativeResize="0"/>
                  </pic:nvPicPr>
                  <pic:blipFill>
                    <a:blip r:embed="rId21" cstate="print"/>
                    <a:srcRect/>
                    <a:stretch>
                      <a:fillRect/>
                    </a:stretch>
                  </pic:blipFill>
                  <pic:spPr>
                    <a:xfrm>
                      <a:off x="0" y="0"/>
                      <a:ext cx="3602736" cy="877824"/>
                    </a:xfrm>
                    <a:prstGeom prst="rect">
                      <a:avLst/>
                    </a:prstGeom>
                    <a:ln/>
                  </pic:spPr>
                </pic:pic>
              </a:graphicData>
            </a:graphic>
          </wp:inline>
        </w:drawing>
      </w:r>
      <w:r w:rsidRPr="00C2703D">
        <w:rPr>
          <w:rFonts w:ascii="Times New Roman" w:eastAsia="LM Roman 9" w:hAnsi="Times New Roman" w:cs="Times New Roman"/>
          <w:sz w:val="24"/>
          <w:szCs w:val="24"/>
        </w:rPr>
        <w:tab/>
      </w:r>
      <w:r w:rsidRPr="00C2703D">
        <w:rPr>
          <w:rFonts w:ascii="Times New Roman" w:eastAsia="LM Roman 9" w:hAnsi="Times New Roman" w:cs="Times New Roman"/>
          <w:sz w:val="24"/>
          <w:szCs w:val="24"/>
        </w:rPr>
        <w:tab/>
      </w:r>
      <w:r w:rsidRPr="00C2703D">
        <w:rPr>
          <w:rFonts w:ascii="Times New Roman" w:eastAsia="LM Roman 9" w:hAnsi="Times New Roman" w:cs="Times New Roman"/>
          <w:sz w:val="24"/>
          <w:szCs w:val="24"/>
        </w:rPr>
        <w:tab/>
        <w:t>(13)</w:t>
      </w:r>
    </w:p>
    <w:p w:rsidR="005754C2" w:rsidRPr="00C2703D" w:rsidRDefault="005754C2">
      <w:pPr>
        <w:spacing w:after="0" w:line="240" w:lineRule="auto"/>
        <w:jc w:val="center"/>
        <w:rPr>
          <w:rFonts w:ascii="Times New Roman" w:hAnsi="Times New Roman" w:cs="Times New Roman"/>
          <w:sz w:val="24"/>
          <w:szCs w:val="24"/>
        </w:rPr>
      </w:pPr>
    </w:p>
    <w:p w:rsidR="005754C2" w:rsidRPr="00C2703D" w:rsidRDefault="00302D4E">
      <w:pPr>
        <w:spacing w:after="0" w:line="240" w:lineRule="auto"/>
        <w:jc w:val="both"/>
        <w:rPr>
          <w:rFonts w:ascii="Times New Roman" w:hAnsi="Times New Roman" w:cs="Times New Roman"/>
          <w:sz w:val="24"/>
          <w:szCs w:val="24"/>
        </w:rPr>
      </w:pPr>
      <w:proofErr w:type="gramStart"/>
      <w:r w:rsidRPr="00C2703D">
        <w:rPr>
          <w:rFonts w:ascii="Times New Roman" w:eastAsia="LM Roman 9" w:hAnsi="Times New Roman" w:cs="Times New Roman"/>
          <w:sz w:val="24"/>
          <w:szCs w:val="24"/>
        </w:rPr>
        <w:lastRenderedPageBreak/>
        <w:t>where</w:t>
      </w:r>
      <w:proofErr w:type="gramEnd"/>
      <w:r w:rsidRPr="00C2703D">
        <w:rPr>
          <w:rFonts w:ascii="Times New Roman" w:eastAsia="LM Roman 9" w:hAnsi="Times New Roman" w:cs="Times New Roman"/>
          <w:sz w:val="24"/>
          <w:szCs w:val="24"/>
        </w:rPr>
        <w:t xml:space="preserve"> </w:t>
      </w:r>
      <w:r w:rsidRPr="00C2703D">
        <w:rPr>
          <w:rFonts w:ascii="Times New Roman" w:eastAsia="LM Roman 9" w:hAnsi="Times New Roman" w:cs="Times New Roman"/>
          <w:i/>
          <w:sz w:val="24"/>
          <w:szCs w:val="24"/>
        </w:rPr>
        <w:t>i</w:t>
      </w:r>
      <w:r w:rsidRPr="00C2703D">
        <w:rPr>
          <w:rFonts w:ascii="Times New Roman" w:eastAsia="LM Roman 9" w:hAnsi="Times New Roman" w:cs="Times New Roman"/>
          <w:sz w:val="24"/>
          <w:szCs w:val="24"/>
        </w:rPr>
        <w:t xml:space="preserve"> (1</w:t>
      </w:r>
      <w:r w:rsidRPr="00C2703D">
        <w:rPr>
          <w:rFonts w:ascii="Times New Roman" w:eastAsia="LM Roman 9" w:hAnsi="Times New Roman" w:cs="Times New Roman"/>
          <w:i/>
          <w:sz w:val="24"/>
          <w:szCs w:val="24"/>
        </w:rPr>
        <w:t xml:space="preserve"> </w:t>
      </w:r>
      <w:r w:rsidRPr="00C2703D">
        <w:rPr>
          <w:rFonts w:ascii="Times New Roman" w:eastAsia="Times New Roman" w:hAnsi="Times New Roman" w:cs="Times New Roman"/>
          <w:i/>
          <w:sz w:val="24"/>
          <w:szCs w:val="24"/>
        </w:rPr>
        <w:t>≤</w:t>
      </w:r>
      <w:r w:rsidRPr="00C2703D">
        <w:rPr>
          <w:rFonts w:ascii="Times New Roman" w:eastAsia="LM Roman 9" w:hAnsi="Times New Roman" w:cs="Times New Roman"/>
          <w:i/>
          <w:sz w:val="24"/>
          <w:szCs w:val="24"/>
        </w:rPr>
        <w:t xml:space="preserve"> i </w:t>
      </w:r>
      <w:r w:rsidRPr="00C2703D">
        <w:rPr>
          <w:rFonts w:ascii="Times New Roman" w:eastAsia="Times New Roman" w:hAnsi="Times New Roman" w:cs="Times New Roman"/>
          <w:i/>
          <w:sz w:val="24"/>
          <w:szCs w:val="24"/>
        </w:rPr>
        <w:t>≤</w:t>
      </w:r>
      <w:r w:rsidRPr="00C2703D">
        <w:rPr>
          <w:rFonts w:ascii="Times New Roman" w:eastAsia="LM Roman 9" w:hAnsi="Times New Roman" w:cs="Times New Roman"/>
          <w:i/>
          <w:sz w:val="24"/>
          <w:szCs w:val="24"/>
        </w:rPr>
        <w:t xml:space="preserve"> n</w:t>
      </w:r>
      <w:r w:rsidRPr="00C2703D">
        <w:rPr>
          <w:rFonts w:ascii="Times New Roman" w:eastAsia="LM Roman 9" w:hAnsi="Times New Roman" w:cs="Times New Roman"/>
          <w:sz w:val="24"/>
          <w:szCs w:val="24"/>
        </w:rPr>
        <w:t xml:space="preserve">) is the segment number and </w:t>
      </w:r>
      <w:r w:rsidRPr="00C2703D">
        <w:rPr>
          <w:rFonts w:ascii="Times New Roman" w:eastAsia="LM Roman 9" w:hAnsi="Times New Roman" w:cs="Times New Roman"/>
          <w:i/>
          <w:sz w:val="24"/>
          <w:szCs w:val="24"/>
        </w:rPr>
        <w:t>j</w:t>
      </w:r>
      <w:r w:rsidRPr="00C2703D">
        <w:rPr>
          <w:rFonts w:ascii="Times New Roman" w:eastAsia="LM Roman 9" w:hAnsi="Times New Roman" w:cs="Times New Roman"/>
          <w:sz w:val="24"/>
          <w:szCs w:val="24"/>
        </w:rPr>
        <w:t xml:space="preserve"> is the time step.</w:t>
      </w:r>
    </w:p>
    <w:p w:rsidR="005754C2" w:rsidRPr="00C2703D" w:rsidRDefault="00302D4E">
      <w:pPr>
        <w:spacing w:after="0" w:line="240" w:lineRule="auto"/>
        <w:ind w:firstLine="450"/>
        <w:jc w:val="both"/>
        <w:rPr>
          <w:rFonts w:ascii="Times New Roman" w:hAnsi="Times New Roman" w:cs="Times New Roman"/>
          <w:sz w:val="24"/>
          <w:szCs w:val="24"/>
        </w:rPr>
      </w:pPr>
      <w:r w:rsidRPr="00C2703D">
        <w:rPr>
          <w:rFonts w:ascii="Times New Roman" w:eastAsia="LM Roman 9" w:hAnsi="Times New Roman" w:cs="Times New Roman"/>
          <w:sz w:val="24"/>
          <w:szCs w:val="24"/>
        </w:rPr>
        <w:t xml:space="preserve">The boundary conditions at the root surface, for solutes, (inner boundary, </w:t>
      </w:r>
      <w:r w:rsidRPr="00C2703D">
        <w:rPr>
          <w:rFonts w:ascii="Times New Roman" w:eastAsia="LM Roman 9" w:hAnsi="Times New Roman" w:cs="Times New Roman"/>
          <w:i/>
          <w:sz w:val="24"/>
          <w:szCs w:val="24"/>
        </w:rPr>
        <w:t xml:space="preserve">i = </w:t>
      </w:r>
      <w:r w:rsidRPr="00C2703D">
        <w:rPr>
          <w:rFonts w:ascii="Times New Roman" w:eastAsia="LM Roman 9" w:hAnsi="Times New Roman" w:cs="Times New Roman"/>
          <w:sz w:val="24"/>
          <w:szCs w:val="24"/>
        </w:rPr>
        <w:t xml:space="preserve">1) will be of zero, constant and concentration dependent solute flux, according to the models of de </w:t>
      </w:r>
      <w:proofErr w:type="spellStart"/>
      <w:r w:rsidRPr="00C2703D">
        <w:rPr>
          <w:rFonts w:ascii="Times New Roman" w:eastAsia="LM Roman 9" w:hAnsi="Times New Roman" w:cs="Times New Roman"/>
          <w:sz w:val="24"/>
          <w:szCs w:val="24"/>
        </w:rPr>
        <w:t>Jong</w:t>
      </w:r>
      <w:proofErr w:type="spellEnd"/>
      <w:r w:rsidRPr="00C2703D">
        <w:rPr>
          <w:rFonts w:ascii="Times New Roman" w:eastAsia="LM Roman 9" w:hAnsi="Times New Roman" w:cs="Times New Roman"/>
          <w:sz w:val="24"/>
          <w:szCs w:val="24"/>
        </w:rPr>
        <w:t xml:space="preserve"> van </w:t>
      </w:r>
      <w:proofErr w:type="spellStart"/>
      <w:r w:rsidRPr="00C2703D">
        <w:rPr>
          <w:rFonts w:ascii="Times New Roman" w:eastAsia="LM Roman 9" w:hAnsi="Times New Roman" w:cs="Times New Roman"/>
          <w:sz w:val="24"/>
          <w:szCs w:val="24"/>
        </w:rPr>
        <w:t>Lier</w:t>
      </w:r>
      <w:proofErr w:type="spellEnd"/>
      <w:r w:rsidRPr="00C2703D">
        <w:rPr>
          <w:rFonts w:ascii="Times New Roman" w:eastAsia="LM Roman 9" w:hAnsi="Times New Roman" w:cs="Times New Roman"/>
          <w:sz w:val="24"/>
          <w:szCs w:val="24"/>
        </w:rPr>
        <w:t xml:space="preserve"> (2009), de </w:t>
      </w:r>
      <w:proofErr w:type="spellStart"/>
      <w:r w:rsidRPr="00C2703D">
        <w:rPr>
          <w:rFonts w:ascii="Times New Roman" w:eastAsia="LM Roman 9" w:hAnsi="Times New Roman" w:cs="Times New Roman"/>
          <w:sz w:val="24"/>
          <w:szCs w:val="24"/>
        </w:rPr>
        <w:t>Willigen</w:t>
      </w:r>
      <w:proofErr w:type="spellEnd"/>
      <w:r w:rsidRPr="00C2703D">
        <w:rPr>
          <w:rFonts w:ascii="Times New Roman" w:eastAsia="LM Roman 9" w:hAnsi="Times New Roman" w:cs="Times New Roman"/>
          <w:sz w:val="24"/>
          <w:szCs w:val="24"/>
        </w:rPr>
        <w:t xml:space="preserve"> (1984) and proposed models, respectively.</w:t>
      </w:r>
    </w:p>
    <w:p w:rsidR="005754C2" w:rsidRPr="00C2703D" w:rsidRDefault="00302D4E">
      <w:pPr>
        <w:spacing w:after="0" w:line="240" w:lineRule="auto"/>
        <w:ind w:firstLine="450"/>
        <w:jc w:val="both"/>
        <w:rPr>
          <w:rFonts w:ascii="Times New Roman" w:hAnsi="Times New Roman" w:cs="Times New Roman"/>
          <w:sz w:val="24"/>
          <w:szCs w:val="24"/>
        </w:rPr>
      </w:pPr>
      <w:r w:rsidRPr="00C2703D">
        <w:rPr>
          <w:rFonts w:ascii="Times New Roman" w:eastAsia="LM Roman 9" w:hAnsi="Times New Roman" w:cs="Times New Roman"/>
          <w:sz w:val="24"/>
          <w:szCs w:val="24"/>
        </w:rPr>
        <w:t>The algorithm used in numerical simulations to solve Eq. (13) consist in finding C</w:t>
      </w:r>
      <w:r w:rsidRPr="00C2703D">
        <w:rPr>
          <w:rFonts w:ascii="Times New Roman" w:eastAsia="LM Roman 9" w:hAnsi="Times New Roman" w:cs="Times New Roman"/>
          <w:sz w:val="24"/>
          <w:szCs w:val="24"/>
          <w:vertAlign w:val="subscript"/>
        </w:rPr>
        <w:t>i</w:t>
      </w:r>
      <w:r w:rsidRPr="00C2703D">
        <w:rPr>
          <w:rFonts w:ascii="Times New Roman" w:eastAsia="LM Roman 9" w:hAnsi="Times New Roman" w:cs="Times New Roman"/>
          <w:sz w:val="24"/>
          <w:szCs w:val="24"/>
          <w:vertAlign w:val="superscript"/>
        </w:rPr>
        <w:t>j+1</w:t>
      </w:r>
      <w:r w:rsidRPr="00C2703D">
        <w:rPr>
          <w:rFonts w:ascii="Times New Roman" w:eastAsia="LM Roman 9" w:hAnsi="Times New Roman" w:cs="Times New Roman"/>
          <w:sz w:val="24"/>
          <w:szCs w:val="24"/>
        </w:rPr>
        <w:t xml:space="preserve"> for each segment, which can be done by solving the </w:t>
      </w:r>
      <w:proofErr w:type="spellStart"/>
      <w:r w:rsidRPr="00C2703D">
        <w:rPr>
          <w:rFonts w:ascii="Times New Roman" w:eastAsia="LM Roman 9" w:hAnsi="Times New Roman" w:cs="Times New Roman"/>
          <w:sz w:val="24"/>
          <w:szCs w:val="24"/>
        </w:rPr>
        <w:t>tridiagonal</w:t>
      </w:r>
      <w:proofErr w:type="spellEnd"/>
      <w:r w:rsidRPr="00C2703D">
        <w:rPr>
          <w:rFonts w:ascii="Times New Roman" w:eastAsia="LM Roman 9" w:hAnsi="Times New Roman" w:cs="Times New Roman"/>
          <w:sz w:val="24"/>
          <w:szCs w:val="24"/>
        </w:rPr>
        <w:t xml:space="preserve"> matrix as follows</w:t>
      </w:r>
    </w:p>
    <w:p w:rsidR="005754C2" w:rsidRPr="00C2703D" w:rsidRDefault="005754C2">
      <w:pPr>
        <w:spacing w:after="0" w:line="240" w:lineRule="auto"/>
        <w:jc w:val="center"/>
        <w:rPr>
          <w:rFonts w:ascii="Times New Roman" w:hAnsi="Times New Roman" w:cs="Times New Roman"/>
          <w:sz w:val="24"/>
          <w:szCs w:val="24"/>
        </w:rPr>
      </w:pPr>
    </w:p>
    <w:p w:rsidR="005754C2" w:rsidRPr="00C2703D" w:rsidRDefault="00302D4E">
      <w:pPr>
        <w:spacing w:after="0" w:line="240" w:lineRule="auto"/>
        <w:jc w:val="right"/>
        <w:rPr>
          <w:rFonts w:ascii="Times New Roman" w:hAnsi="Times New Roman" w:cs="Times New Roman"/>
          <w:sz w:val="24"/>
          <w:szCs w:val="24"/>
        </w:rPr>
      </w:pPr>
      <w:r w:rsidRPr="00C2703D">
        <w:rPr>
          <w:rFonts w:ascii="Times New Roman" w:hAnsi="Times New Roman" w:cs="Times New Roman"/>
          <w:noProof/>
          <w:sz w:val="24"/>
          <w:szCs w:val="24"/>
          <w:lang w:val="pt-BR" w:eastAsia="pt-BR"/>
        </w:rPr>
        <w:drawing>
          <wp:inline distT="114300" distB="114300" distL="114300" distR="114300">
            <wp:extent cx="3248025" cy="1124662"/>
            <wp:effectExtent l="0" t="0" r="0" b="0"/>
            <wp:docPr id="36" name="image79.png" descr="tridiag.png"/>
            <wp:cNvGraphicFramePr/>
            <a:graphic xmlns:a="http://schemas.openxmlformats.org/drawingml/2006/main">
              <a:graphicData uri="http://schemas.openxmlformats.org/drawingml/2006/picture">
                <pic:pic xmlns:pic="http://schemas.openxmlformats.org/drawingml/2006/picture">
                  <pic:nvPicPr>
                    <pic:cNvPr id="0" name="image79.png" descr="tridiag.png"/>
                    <pic:cNvPicPr preferRelativeResize="0"/>
                  </pic:nvPicPr>
                  <pic:blipFill>
                    <a:blip r:embed="rId22" cstate="print"/>
                    <a:srcRect/>
                    <a:stretch>
                      <a:fillRect/>
                    </a:stretch>
                  </pic:blipFill>
                  <pic:spPr>
                    <a:xfrm>
                      <a:off x="0" y="0"/>
                      <a:ext cx="3248025" cy="1124662"/>
                    </a:xfrm>
                    <a:prstGeom prst="rect">
                      <a:avLst/>
                    </a:prstGeom>
                    <a:ln/>
                  </pic:spPr>
                </pic:pic>
              </a:graphicData>
            </a:graphic>
          </wp:inline>
        </w:drawing>
      </w:r>
      <w:r w:rsidRPr="00C2703D">
        <w:rPr>
          <w:rFonts w:ascii="Times New Roman" w:eastAsia="LM Roman 9" w:hAnsi="Times New Roman" w:cs="Times New Roman"/>
          <w:sz w:val="24"/>
          <w:szCs w:val="24"/>
        </w:rPr>
        <w:tab/>
      </w:r>
      <w:r w:rsidRPr="00C2703D">
        <w:rPr>
          <w:rFonts w:ascii="Times New Roman" w:eastAsia="LM Roman 9" w:hAnsi="Times New Roman" w:cs="Times New Roman"/>
          <w:sz w:val="24"/>
          <w:szCs w:val="24"/>
        </w:rPr>
        <w:tab/>
      </w:r>
      <w:r w:rsidRPr="00C2703D">
        <w:rPr>
          <w:rFonts w:ascii="Times New Roman" w:eastAsia="LM Roman 9" w:hAnsi="Times New Roman" w:cs="Times New Roman"/>
          <w:sz w:val="24"/>
          <w:szCs w:val="24"/>
        </w:rPr>
        <w:tab/>
        <w:t>(14)</w:t>
      </w:r>
    </w:p>
    <w:p w:rsidR="005754C2" w:rsidRPr="00C2703D" w:rsidRDefault="005754C2">
      <w:pPr>
        <w:spacing w:after="0" w:line="240" w:lineRule="auto"/>
        <w:jc w:val="center"/>
        <w:rPr>
          <w:rFonts w:ascii="Times New Roman" w:hAnsi="Times New Roman" w:cs="Times New Roman"/>
          <w:sz w:val="24"/>
          <w:szCs w:val="24"/>
        </w:rPr>
      </w:pPr>
    </w:p>
    <w:p w:rsidR="005754C2" w:rsidRPr="00C2703D" w:rsidRDefault="00302D4E">
      <w:pPr>
        <w:spacing w:after="0" w:line="240" w:lineRule="auto"/>
        <w:jc w:val="both"/>
        <w:rPr>
          <w:rFonts w:ascii="Times New Roman" w:hAnsi="Times New Roman" w:cs="Times New Roman"/>
          <w:sz w:val="24"/>
          <w:szCs w:val="24"/>
        </w:rPr>
      </w:pPr>
      <w:proofErr w:type="gramStart"/>
      <w:r w:rsidRPr="00C2703D">
        <w:rPr>
          <w:rFonts w:ascii="Times New Roman" w:eastAsia="LM Roman 9" w:hAnsi="Times New Roman" w:cs="Times New Roman"/>
          <w:sz w:val="24"/>
          <w:szCs w:val="24"/>
        </w:rPr>
        <w:t>with</w:t>
      </w:r>
      <w:proofErr w:type="gramEnd"/>
      <w:r w:rsidRPr="00C2703D">
        <w:rPr>
          <w:rFonts w:ascii="Times New Roman" w:eastAsia="LM Roman 9" w:hAnsi="Times New Roman" w:cs="Times New Roman"/>
          <w:sz w:val="24"/>
          <w:szCs w:val="24"/>
        </w:rPr>
        <w:t xml:space="preserve"> </w:t>
      </w:r>
      <w:proofErr w:type="spellStart"/>
      <w:r w:rsidRPr="00C2703D">
        <w:rPr>
          <w:rFonts w:ascii="Times New Roman" w:eastAsia="LM Roman 9" w:hAnsi="Times New Roman" w:cs="Times New Roman"/>
          <w:i/>
          <w:sz w:val="24"/>
          <w:szCs w:val="24"/>
        </w:rPr>
        <w:t>f</w:t>
      </w:r>
      <w:r w:rsidRPr="00C2703D">
        <w:rPr>
          <w:rFonts w:ascii="Times New Roman" w:eastAsia="LM Roman 9" w:hAnsi="Times New Roman" w:cs="Times New Roman"/>
          <w:i/>
          <w:sz w:val="24"/>
          <w:szCs w:val="24"/>
          <w:vertAlign w:val="subscript"/>
        </w:rPr>
        <w:t>i</w:t>
      </w:r>
      <w:proofErr w:type="spellEnd"/>
      <w:r w:rsidRPr="00C2703D">
        <w:rPr>
          <w:rFonts w:ascii="Times New Roman" w:eastAsia="LM Roman 9" w:hAnsi="Times New Roman" w:cs="Times New Roman"/>
          <w:sz w:val="24"/>
          <w:szCs w:val="24"/>
        </w:rPr>
        <w:t xml:space="preserve"> (mol m</w:t>
      </w:r>
      <w:r w:rsidRPr="00C2703D">
        <w:rPr>
          <w:rFonts w:ascii="Times New Roman" w:eastAsia="LM Roman 9" w:hAnsi="Times New Roman" w:cs="Times New Roman"/>
          <w:sz w:val="24"/>
          <w:szCs w:val="24"/>
          <w:vertAlign w:val="superscript"/>
        </w:rPr>
        <w:t>−2</w:t>
      </w:r>
      <w:r w:rsidRPr="00C2703D">
        <w:rPr>
          <w:rFonts w:ascii="Times New Roman" w:eastAsia="LM Roman 9" w:hAnsi="Times New Roman" w:cs="Times New Roman"/>
          <w:sz w:val="24"/>
          <w:szCs w:val="24"/>
        </w:rPr>
        <w:t>) defined, unless specified otherwise, as</w:t>
      </w:r>
    </w:p>
    <w:p w:rsidR="005754C2" w:rsidRPr="00C2703D" w:rsidRDefault="005754C2">
      <w:pPr>
        <w:spacing w:after="0" w:line="240" w:lineRule="auto"/>
        <w:jc w:val="both"/>
        <w:rPr>
          <w:rFonts w:ascii="Times New Roman" w:hAnsi="Times New Roman" w:cs="Times New Roman"/>
          <w:sz w:val="24"/>
          <w:szCs w:val="24"/>
        </w:rPr>
      </w:pPr>
    </w:p>
    <w:p w:rsidR="005754C2" w:rsidRPr="00C2703D" w:rsidRDefault="00302D4E">
      <w:pPr>
        <w:spacing w:after="0" w:line="240" w:lineRule="auto"/>
        <w:jc w:val="right"/>
        <w:rPr>
          <w:rFonts w:ascii="Times New Roman" w:hAnsi="Times New Roman" w:cs="Times New Roman"/>
          <w:sz w:val="24"/>
          <w:szCs w:val="24"/>
        </w:rPr>
      </w:pPr>
      <w:r w:rsidRPr="00C2703D">
        <w:rPr>
          <w:rFonts w:ascii="Times New Roman" w:hAnsi="Times New Roman" w:cs="Times New Roman"/>
          <w:noProof/>
          <w:sz w:val="24"/>
          <w:szCs w:val="24"/>
          <w:lang w:val="pt-BR" w:eastAsia="pt-BR"/>
        </w:rPr>
        <w:drawing>
          <wp:inline distT="0" distB="0" distL="0" distR="0">
            <wp:extent cx="576072" cy="146304"/>
            <wp:effectExtent l="0" t="0" r="0" b="0"/>
            <wp:docPr id="7" name="image16.gif"/>
            <wp:cNvGraphicFramePr/>
            <a:graphic xmlns:a="http://schemas.openxmlformats.org/drawingml/2006/main">
              <a:graphicData uri="http://schemas.openxmlformats.org/drawingml/2006/picture">
                <pic:pic xmlns:pic="http://schemas.openxmlformats.org/drawingml/2006/picture">
                  <pic:nvPicPr>
                    <pic:cNvPr id="0" name="image16.gif"/>
                    <pic:cNvPicPr preferRelativeResize="0"/>
                  </pic:nvPicPr>
                  <pic:blipFill>
                    <a:blip r:embed="rId23" cstate="print"/>
                    <a:srcRect/>
                    <a:stretch>
                      <a:fillRect/>
                    </a:stretch>
                  </pic:blipFill>
                  <pic:spPr>
                    <a:xfrm>
                      <a:off x="0" y="0"/>
                      <a:ext cx="576072" cy="146304"/>
                    </a:xfrm>
                    <a:prstGeom prst="rect">
                      <a:avLst/>
                    </a:prstGeom>
                    <a:ln/>
                  </pic:spPr>
                </pic:pic>
              </a:graphicData>
            </a:graphic>
          </wp:inline>
        </w:drawing>
      </w:r>
      <w:r w:rsidRPr="00C2703D">
        <w:rPr>
          <w:rFonts w:ascii="Times New Roman" w:eastAsia="LM Roman 9" w:hAnsi="Times New Roman" w:cs="Times New Roman"/>
          <w:sz w:val="24"/>
          <w:szCs w:val="24"/>
        </w:rPr>
        <w:tab/>
      </w:r>
      <w:r w:rsidRPr="00C2703D">
        <w:rPr>
          <w:rFonts w:ascii="Times New Roman" w:eastAsia="LM Roman 9" w:hAnsi="Times New Roman" w:cs="Times New Roman"/>
          <w:sz w:val="24"/>
          <w:szCs w:val="24"/>
        </w:rPr>
        <w:tab/>
      </w:r>
      <w:r w:rsidRPr="00C2703D">
        <w:rPr>
          <w:rFonts w:ascii="Times New Roman" w:eastAsia="LM Roman 9" w:hAnsi="Times New Roman" w:cs="Times New Roman"/>
          <w:sz w:val="24"/>
          <w:szCs w:val="24"/>
        </w:rPr>
        <w:tab/>
      </w:r>
      <w:r w:rsidRPr="00C2703D">
        <w:rPr>
          <w:rFonts w:ascii="Times New Roman" w:eastAsia="LM Roman 9" w:hAnsi="Times New Roman" w:cs="Times New Roman"/>
          <w:sz w:val="24"/>
          <w:szCs w:val="24"/>
        </w:rPr>
        <w:tab/>
      </w:r>
      <w:r w:rsidRPr="00C2703D">
        <w:rPr>
          <w:rFonts w:ascii="Times New Roman" w:eastAsia="LM Roman 9" w:hAnsi="Times New Roman" w:cs="Times New Roman"/>
          <w:sz w:val="24"/>
          <w:szCs w:val="24"/>
        </w:rPr>
        <w:tab/>
      </w:r>
      <w:r w:rsidRPr="00C2703D">
        <w:rPr>
          <w:rFonts w:ascii="Times New Roman" w:eastAsia="LM Roman 9" w:hAnsi="Times New Roman" w:cs="Times New Roman"/>
          <w:sz w:val="24"/>
          <w:szCs w:val="24"/>
        </w:rPr>
        <w:tab/>
        <w:t>(15)</w:t>
      </w:r>
    </w:p>
    <w:p w:rsidR="005754C2" w:rsidRPr="00C2703D" w:rsidRDefault="005754C2">
      <w:pPr>
        <w:spacing w:after="0" w:line="240" w:lineRule="auto"/>
        <w:jc w:val="center"/>
        <w:rPr>
          <w:rFonts w:ascii="Times New Roman" w:hAnsi="Times New Roman" w:cs="Times New Roman"/>
          <w:sz w:val="24"/>
          <w:szCs w:val="24"/>
        </w:rPr>
      </w:pPr>
    </w:p>
    <w:p w:rsidR="005754C2" w:rsidRPr="00C2703D" w:rsidRDefault="00302D4E">
      <w:pPr>
        <w:spacing w:after="0" w:line="240" w:lineRule="auto"/>
        <w:jc w:val="both"/>
        <w:rPr>
          <w:rFonts w:ascii="Times New Roman" w:hAnsi="Times New Roman" w:cs="Times New Roman"/>
          <w:sz w:val="24"/>
          <w:szCs w:val="24"/>
        </w:rPr>
      </w:pPr>
      <w:proofErr w:type="gramStart"/>
      <w:r w:rsidRPr="00C2703D">
        <w:rPr>
          <w:rFonts w:ascii="Times New Roman" w:eastAsia="LM Roman 9" w:hAnsi="Times New Roman" w:cs="Times New Roman"/>
          <w:sz w:val="24"/>
          <w:szCs w:val="24"/>
        </w:rPr>
        <w:t>and</w:t>
      </w:r>
      <w:proofErr w:type="gramEnd"/>
      <w:r w:rsidRPr="00C2703D">
        <w:rPr>
          <w:rFonts w:ascii="Times New Roman" w:eastAsia="LM Roman 9" w:hAnsi="Times New Roman" w:cs="Times New Roman"/>
          <w:sz w:val="24"/>
          <w:szCs w:val="24"/>
        </w:rPr>
        <w:t xml:space="preserve"> </w:t>
      </w:r>
      <w:proofErr w:type="spellStart"/>
      <w:r w:rsidRPr="00C2703D">
        <w:rPr>
          <w:rFonts w:ascii="Times New Roman" w:eastAsia="LM Roman 9" w:hAnsi="Times New Roman" w:cs="Times New Roman"/>
          <w:i/>
          <w:sz w:val="24"/>
          <w:szCs w:val="24"/>
        </w:rPr>
        <w:t>a</w:t>
      </w:r>
      <w:r w:rsidRPr="00C2703D">
        <w:rPr>
          <w:rFonts w:ascii="Times New Roman" w:eastAsia="LM Roman 9" w:hAnsi="Times New Roman" w:cs="Times New Roman"/>
          <w:i/>
          <w:sz w:val="24"/>
          <w:szCs w:val="24"/>
          <w:vertAlign w:val="subscript"/>
        </w:rPr>
        <w:t>i</w:t>
      </w:r>
      <w:proofErr w:type="spellEnd"/>
      <w:r w:rsidRPr="00C2703D">
        <w:rPr>
          <w:rFonts w:ascii="Times New Roman" w:eastAsia="LM Roman 9" w:hAnsi="Times New Roman" w:cs="Times New Roman"/>
          <w:sz w:val="24"/>
          <w:szCs w:val="24"/>
        </w:rPr>
        <w:t xml:space="preserve"> (m), </w:t>
      </w:r>
      <w:r w:rsidRPr="00C2703D">
        <w:rPr>
          <w:rFonts w:ascii="Times New Roman" w:eastAsia="LM Roman 9" w:hAnsi="Times New Roman" w:cs="Times New Roman"/>
          <w:i/>
          <w:sz w:val="24"/>
          <w:szCs w:val="24"/>
        </w:rPr>
        <w:t>b</w:t>
      </w:r>
      <w:r w:rsidRPr="00C2703D">
        <w:rPr>
          <w:rFonts w:ascii="Times New Roman" w:eastAsia="LM Roman 9" w:hAnsi="Times New Roman" w:cs="Times New Roman"/>
          <w:i/>
          <w:sz w:val="24"/>
          <w:szCs w:val="24"/>
          <w:vertAlign w:val="subscript"/>
        </w:rPr>
        <w:t>i</w:t>
      </w:r>
      <w:r w:rsidRPr="00C2703D">
        <w:rPr>
          <w:rFonts w:ascii="Times New Roman" w:eastAsia="LM Roman 9" w:hAnsi="Times New Roman" w:cs="Times New Roman"/>
          <w:sz w:val="24"/>
          <w:szCs w:val="24"/>
        </w:rPr>
        <w:t xml:space="preserve"> (m) and </w:t>
      </w:r>
      <w:r w:rsidRPr="00C2703D">
        <w:rPr>
          <w:rFonts w:ascii="Times New Roman" w:eastAsia="LM Roman 9" w:hAnsi="Times New Roman" w:cs="Times New Roman"/>
          <w:i/>
          <w:sz w:val="24"/>
          <w:szCs w:val="24"/>
        </w:rPr>
        <w:t>c</w:t>
      </w:r>
      <w:r w:rsidRPr="00C2703D">
        <w:rPr>
          <w:rFonts w:ascii="Times New Roman" w:eastAsia="LM Roman 9" w:hAnsi="Times New Roman" w:cs="Times New Roman"/>
          <w:i/>
          <w:sz w:val="24"/>
          <w:szCs w:val="24"/>
          <w:vertAlign w:val="subscript"/>
        </w:rPr>
        <w:t>i</w:t>
      </w:r>
      <w:r w:rsidRPr="00C2703D">
        <w:rPr>
          <w:rFonts w:ascii="Times New Roman" w:eastAsia="LM Roman 9" w:hAnsi="Times New Roman" w:cs="Times New Roman"/>
          <w:sz w:val="24"/>
          <w:szCs w:val="24"/>
        </w:rPr>
        <w:t xml:space="preserve"> (m) are defined according to the respective segments and model type as described in the following.</w:t>
      </w:r>
    </w:p>
    <w:p w:rsidR="005754C2" w:rsidRPr="00C2703D" w:rsidRDefault="00302D4E">
      <w:pPr>
        <w:spacing w:after="0" w:line="240" w:lineRule="auto"/>
        <w:jc w:val="both"/>
        <w:rPr>
          <w:rFonts w:ascii="Times New Roman" w:hAnsi="Times New Roman" w:cs="Times New Roman"/>
          <w:sz w:val="24"/>
          <w:szCs w:val="24"/>
        </w:rPr>
      </w:pPr>
      <w:r w:rsidRPr="00C2703D">
        <w:rPr>
          <w:rFonts w:ascii="Times New Roman" w:eastAsia="LM Roman 9" w:hAnsi="Times New Roman" w:cs="Times New Roman"/>
          <w:sz w:val="24"/>
          <w:szCs w:val="24"/>
        </w:rPr>
        <w:t>1. The intermediate nodes (</w:t>
      </w:r>
      <w:r w:rsidRPr="00C2703D">
        <w:rPr>
          <w:rFonts w:ascii="Times New Roman" w:eastAsia="LM Roman 9" w:hAnsi="Times New Roman" w:cs="Times New Roman"/>
          <w:i/>
          <w:sz w:val="24"/>
          <w:szCs w:val="24"/>
        </w:rPr>
        <w:t xml:space="preserve">i = </w:t>
      </w:r>
      <w:r w:rsidRPr="00C2703D">
        <w:rPr>
          <w:rFonts w:ascii="Times New Roman" w:eastAsia="LM Roman 9" w:hAnsi="Times New Roman" w:cs="Times New Roman"/>
          <w:sz w:val="24"/>
          <w:szCs w:val="24"/>
        </w:rPr>
        <w:t xml:space="preserve">2 to </w:t>
      </w:r>
      <w:r w:rsidRPr="00C2703D">
        <w:rPr>
          <w:rFonts w:ascii="Times New Roman" w:eastAsia="LM Roman 9" w:hAnsi="Times New Roman" w:cs="Times New Roman"/>
          <w:i/>
          <w:sz w:val="24"/>
          <w:szCs w:val="24"/>
        </w:rPr>
        <w:t>i =</w:t>
      </w:r>
      <w:r w:rsidRPr="00C2703D">
        <w:rPr>
          <w:rFonts w:ascii="Times New Roman" w:eastAsia="LM Roman 9" w:hAnsi="Times New Roman" w:cs="Times New Roman"/>
          <w:sz w:val="24"/>
          <w:szCs w:val="24"/>
        </w:rPr>
        <w:t xml:space="preserve"> n − 1) are the same for all models</w:t>
      </w:r>
    </w:p>
    <w:p w:rsidR="005754C2" w:rsidRPr="00C2703D" w:rsidRDefault="00302D4E">
      <w:pPr>
        <w:spacing w:after="0" w:line="240" w:lineRule="auto"/>
        <w:ind w:firstLine="450"/>
        <w:jc w:val="both"/>
        <w:rPr>
          <w:rFonts w:ascii="Times New Roman" w:hAnsi="Times New Roman" w:cs="Times New Roman"/>
          <w:sz w:val="24"/>
          <w:szCs w:val="24"/>
        </w:rPr>
      </w:pPr>
      <w:r w:rsidRPr="00C2703D">
        <w:rPr>
          <w:rFonts w:ascii="Times New Roman" w:eastAsia="LM Roman 9" w:hAnsi="Times New Roman" w:cs="Times New Roman"/>
          <w:sz w:val="24"/>
          <w:szCs w:val="24"/>
        </w:rPr>
        <w:t>Rearrangement of Eq. (13) to eq. (</w:t>
      </w:r>
      <w:r w:rsidR="00915750">
        <w:rPr>
          <w:rFonts w:ascii="Times New Roman" w:eastAsia="LM Roman 9" w:hAnsi="Times New Roman" w:cs="Times New Roman"/>
          <w:sz w:val="24"/>
          <w:szCs w:val="24"/>
        </w:rPr>
        <w:t>14</w:t>
      </w:r>
      <w:r w:rsidRPr="00C2703D">
        <w:rPr>
          <w:rFonts w:ascii="Times New Roman" w:eastAsia="LM Roman 9" w:hAnsi="Times New Roman" w:cs="Times New Roman"/>
          <w:sz w:val="24"/>
          <w:szCs w:val="24"/>
        </w:rPr>
        <w:t>) results in the coefficients:</w:t>
      </w:r>
    </w:p>
    <w:p w:rsidR="005754C2" w:rsidRPr="00C2703D" w:rsidRDefault="005754C2">
      <w:pPr>
        <w:spacing w:after="0" w:line="240" w:lineRule="auto"/>
        <w:jc w:val="both"/>
        <w:rPr>
          <w:rFonts w:ascii="Times New Roman" w:hAnsi="Times New Roman" w:cs="Times New Roman"/>
          <w:sz w:val="24"/>
          <w:szCs w:val="24"/>
        </w:rPr>
      </w:pPr>
    </w:p>
    <w:p w:rsidR="005754C2" w:rsidRPr="00C2703D" w:rsidRDefault="00302D4E">
      <w:pPr>
        <w:spacing w:after="0" w:line="240" w:lineRule="auto"/>
        <w:jc w:val="right"/>
        <w:rPr>
          <w:rFonts w:ascii="Times New Roman" w:hAnsi="Times New Roman" w:cs="Times New Roman"/>
          <w:sz w:val="24"/>
          <w:szCs w:val="24"/>
        </w:rPr>
      </w:pPr>
      <w:r w:rsidRPr="00C2703D">
        <w:rPr>
          <w:rFonts w:ascii="Times New Roman" w:hAnsi="Times New Roman" w:cs="Times New Roman"/>
          <w:noProof/>
          <w:sz w:val="24"/>
          <w:szCs w:val="24"/>
          <w:lang w:val="pt-BR" w:eastAsia="pt-BR"/>
        </w:rPr>
        <w:drawing>
          <wp:inline distT="0" distB="0" distL="0" distR="0">
            <wp:extent cx="4754880" cy="996696"/>
            <wp:effectExtent l="0" t="0" r="0" b="0"/>
            <wp:docPr id="8" name="image17.gif"/>
            <wp:cNvGraphicFramePr/>
            <a:graphic xmlns:a="http://schemas.openxmlformats.org/drawingml/2006/main">
              <a:graphicData uri="http://schemas.openxmlformats.org/drawingml/2006/picture">
                <pic:pic xmlns:pic="http://schemas.openxmlformats.org/drawingml/2006/picture">
                  <pic:nvPicPr>
                    <pic:cNvPr id="0" name="image17.gif"/>
                    <pic:cNvPicPr preferRelativeResize="0"/>
                  </pic:nvPicPr>
                  <pic:blipFill>
                    <a:blip r:embed="rId24" cstate="print"/>
                    <a:srcRect t="13222"/>
                    <a:stretch>
                      <a:fillRect/>
                    </a:stretch>
                  </pic:blipFill>
                  <pic:spPr>
                    <a:xfrm>
                      <a:off x="0" y="0"/>
                      <a:ext cx="4754880" cy="996696"/>
                    </a:xfrm>
                    <a:prstGeom prst="rect">
                      <a:avLst/>
                    </a:prstGeom>
                    <a:ln/>
                  </pic:spPr>
                </pic:pic>
              </a:graphicData>
            </a:graphic>
          </wp:inline>
        </w:drawing>
      </w:r>
      <w:r w:rsidRPr="00C2703D">
        <w:rPr>
          <w:rFonts w:ascii="Times New Roman" w:eastAsia="LM Roman 9" w:hAnsi="Times New Roman" w:cs="Times New Roman"/>
          <w:sz w:val="24"/>
          <w:szCs w:val="24"/>
        </w:rPr>
        <w:tab/>
        <w:t>(16)</w:t>
      </w:r>
    </w:p>
    <w:p w:rsidR="005754C2" w:rsidRPr="00C2703D" w:rsidRDefault="005754C2">
      <w:pPr>
        <w:spacing w:after="0" w:line="240" w:lineRule="auto"/>
        <w:jc w:val="center"/>
        <w:rPr>
          <w:rFonts w:ascii="Times New Roman" w:hAnsi="Times New Roman" w:cs="Times New Roman"/>
          <w:sz w:val="24"/>
          <w:szCs w:val="24"/>
        </w:rPr>
      </w:pPr>
    </w:p>
    <w:p w:rsidR="005754C2" w:rsidRPr="00C2703D" w:rsidRDefault="005754C2">
      <w:pPr>
        <w:spacing w:after="0" w:line="240" w:lineRule="auto"/>
        <w:jc w:val="both"/>
        <w:rPr>
          <w:rFonts w:ascii="Times New Roman" w:hAnsi="Times New Roman" w:cs="Times New Roman"/>
          <w:sz w:val="24"/>
          <w:szCs w:val="24"/>
        </w:rPr>
      </w:pPr>
    </w:p>
    <w:p w:rsidR="005754C2" w:rsidRPr="00C2703D" w:rsidRDefault="00302D4E">
      <w:pPr>
        <w:spacing w:after="0" w:line="240" w:lineRule="auto"/>
        <w:jc w:val="both"/>
        <w:rPr>
          <w:rFonts w:ascii="Times New Roman" w:hAnsi="Times New Roman" w:cs="Times New Roman"/>
          <w:sz w:val="24"/>
          <w:szCs w:val="24"/>
        </w:rPr>
      </w:pPr>
      <w:r w:rsidRPr="00C2703D">
        <w:rPr>
          <w:rFonts w:ascii="Times New Roman" w:eastAsia="LM Roman 9" w:hAnsi="Times New Roman" w:cs="Times New Roman"/>
          <w:sz w:val="24"/>
          <w:szCs w:val="24"/>
        </w:rPr>
        <w:t>2. The outer boundary (</w:t>
      </w:r>
      <w:r w:rsidRPr="00C2703D">
        <w:rPr>
          <w:rFonts w:ascii="Times New Roman" w:eastAsia="LM Roman 9" w:hAnsi="Times New Roman" w:cs="Times New Roman"/>
          <w:i/>
          <w:sz w:val="24"/>
          <w:szCs w:val="24"/>
        </w:rPr>
        <w:t>i = n</w:t>
      </w:r>
      <w:r w:rsidRPr="00C2703D">
        <w:rPr>
          <w:rFonts w:ascii="Times New Roman" w:eastAsia="LM Roman 9" w:hAnsi="Times New Roman" w:cs="Times New Roman"/>
          <w:sz w:val="24"/>
          <w:szCs w:val="24"/>
        </w:rPr>
        <w:t xml:space="preserve">) is also the same for all models, which is of zero solute flux </w:t>
      </w:r>
    </w:p>
    <w:p w:rsidR="005754C2" w:rsidRPr="00C2703D" w:rsidRDefault="00302D4E">
      <w:pPr>
        <w:spacing w:after="0" w:line="240" w:lineRule="auto"/>
        <w:ind w:firstLine="450"/>
        <w:jc w:val="both"/>
        <w:rPr>
          <w:rFonts w:ascii="Times New Roman" w:hAnsi="Times New Roman" w:cs="Times New Roman"/>
          <w:sz w:val="24"/>
          <w:szCs w:val="24"/>
        </w:rPr>
      </w:pPr>
      <w:r w:rsidRPr="00C2703D">
        <w:rPr>
          <w:rFonts w:ascii="Times New Roman" w:eastAsia="LM Roman 9" w:hAnsi="Times New Roman" w:cs="Times New Roman"/>
          <w:sz w:val="24"/>
          <w:szCs w:val="24"/>
        </w:rPr>
        <w:t xml:space="preserve">Applying boundary condition of zero solute flux, the third and fourth term from the right hand side of Eq. (13) </w:t>
      </w:r>
      <w:proofErr w:type="gramStart"/>
      <w:r w:rsidRPr="00C2703D">
        <w:rPr>
          <w:rFonts w:ascii="Times New Roman" w:eastAsia="LM Roman 9" w:hAnsi="Times New Roman" w:cs="Times New Roman"/>
          <w:sz w:val="24"/>
          <w:szCs w:val="24"/>
        </w:rPr>
        <w:t>are</w:t>
      </w:r>
      <w:proofErr w:type="gramEnd"/>
      <w:r w:rsidRPr="00C2703D">
        <w:rPr>
          <w:rFonts w:ascii="Times New Roman" w:eastAsia="LM Roman 9" w:hAnsi="Times New Roman" w:cs="Times New Roman"/>
          <w:sz w:val="24"/>
          <w:szCs w:val="24"/>
        </w:rPr>
        <w:t xml:space="preserve"> equal to zero. Thus, the solute balance for this segment is written as:</w:t>
      </w:r>
    </w:p>
    <w:p w:rsidR="005754C2" w:rsidRPr="00C2703D" w:rsidRDefault="005754C2">
      <w:pPr>
        <w:spacing w:after="0" w:line="240" w:lineRule="auto"/>
        <w:jc w:val="both"/>
        <w:rPr>
          <w:rFonts w:ascii="Times New Roman" w:hAnsi="Times New Roman" w:cs="Times New Roman"/>
          <w:sz w:val="24"/>
          <w:szCs w:val="24"/>
        </w:rPr>
      </w:pPr>
    </w:p>
    <w:p w:rsidR="005754C2" w:rsidRPr="00C2703D" w:rsidRDefault="00302D4E" w:rsidP="003745D3">
      <w:pPr>
        <w:spacing w:after="0" w:line="240" w:lineRule="auto"/>
        <w:jc w:val="right"/>
        <w:rPr>
          <w:rFonts w:ascii="Times New Roman" w:hAnsi="Times New Roman" w:cs="Times New Roman"/>
          <w:sz w:val="24"/>
          <w:szCs w:val="24"/>
        </w:rPr>
      </w:pPr>
      <w:r w:rsidRPr="00C2703D">
        <w:rPr>
          <w:rFonts w:ascii="Times New Roman" w:hAnsi="Times New Roman" w:cs="Times New Roman"/>
          <w:noProof/>
          <w:sz w:val="24"/>
          <w:szCs w:val="24"/>
          <w:lang w:val="pt-BR" w:eastAsia="pt-BR"/>
        </w:rPr>
        <w:drawing>
          <wp:inline distT="0" distB="0" distL="0" distR="0">
            <wp:extent cx="3685032" cy="640080"/>
            <wp:effectExtent l="0" t="0" r="0" b="0"/>
            <wp:docPr id="9" name="image18.gif"/>
            <wp:cNvGraphicFramePr/>
            <a:graphic xmlns:a="http://schemas.openxmlformats.org/drawingml/2006/main">
              <a:graphicData uri="http://schemas.openxmlformats.org/drawingml/2006/picture">
                <pic:pic xmlns:pic="http://schemas.openxmlformats.org/drawingml/2006/picture">
                  <pic:nvPicPr>
                    <pic:cNvPr id="0" name="image18.gif"/>
                    <pic:cNvPicPr preferRelativeResize="0"/>
                  </pic:nvPicPr>
                  <pic:blipFill>
                    <a:blip r:embed="rId25" cstate="print"/>
                    <a:srcRect t="18215"/>
                    <a:stretch>
                      <a:fillRect/>
                    </a:stretch>
                  </pic:blipFill>
                  <pic:spPr>
                    <a:xfrm>
                      <a:off x="0" y="0"/>
                      <a:ext cx="3685032" cy="640080"/>
                    </a:xfrm>
                    <a:prstGeom prst="rect">
                      <a:avLst/>
                    </a:prstGeom>
                    <a:ln/>
                  </pic:spPr>
                </pic:pic>
              </a:graphicData>
            </a:graphic>
          </wp:inline>
        </w:drawing>
      </w:r>
      <w:r w:rsidR="003745D3" w:rsidRPr="00C2703D">
        <w:rPr>
          <w:rFonts w:ascii="Times New Roman" w:hAnsi="Times New Roman" w:cs="Times New Roman"/>
          <w:sz w:val="24"/>
          <w:szCs w:val="24"/>
        </w:rPr>
        <w:t xml:space="preserve">                        (17)</w:t>
      </w:r>
    </w:p>
    <w:p w:rsidR="005754C2" w:rsidRPr="00C2703D" w:rsidRDefault="005754C2">
      <w:pPr>
        <w:spacing w:after="0" w:line="240" w:lineRule="auto"/>
        <w:jc w:val="center"/>
        <w:rPr>
          <w:rFonts w:ascii="Times New Roman" w:hAnsi="Times New Roman" w:cs="Times New Roman"/>
          <w:sz w:val="24"/>
          <w:szCs w:val="24"/>
        </w:rPr>
      </w:pPr>
    </w:p>
    <w:p w:rsidR="005754C2" w:rsidRPr="00C2703D" w:rsidRDefault="00302D4E">
      <w:pPr>
        <w:spacing w:after="0" w:line="240" w:lineRule="auto"/>
        <w:ind w:firstLine="450"/>
        <w:jc w:val="both"/>
        <w:rPr>
          <w:rFonts w:ascii="Times New Roman" w:hAnsi="Times New Roman" w:cs="Times New Roman"/>
          <w:sz w:val="24"/>
          <w:szCs w:val="24"/>
        </w:rPr>
      </w:pPr>
      <w:r w:rsidRPr="00C2703D">
        <w:rPr>
          <w:rFonts w:ascii="Times New Roman" w:eastAsia="LM Roman 9" w:hAnsi="Times New Roman" w:cs="Times New Roman"/>
          <w:sz w:val="24"/>
          <w:szCs w:val="24"/>
        </w:rPr>
        <w:t>Rearrangement of Eq. (</w:t>
      </w:r>
      <w:r w:rsidR="00915750">
        <w:rPr>
          <w:rFonts w:ascii="Times New Roman" w:eastAsia="LM Roman 9" w:hAnsi="Times New Roman" w:cs="Times New Roman"/>
          <w:sz w:val="24"/>
          <w:szCs w:val="24"/>
        </w:rPr>
        <w:t>17</w:t>
      </w:r>
      <w:r w:rsidRPr="00C2703D">
        <w:rPr>
          <w:rFonts w:ascii="Times New Roman" w:eastAsia="LM Roman 9" w:hAnsi="Times New Roman" w:cs="Times New Roman"/>
          <w:sz w:val="24"/>
          <w:szCs w:val="24"/>
        </w:rPr>
        <w:t>) to Eq. (</w:t>
      </w:r>
      <w:r w:rsidR="00915750">
        <w:rPr>
          <w:rFonts w:ascii="Times New Roman" w:eastAsia="LM Roman 9" w:hAnsi="Times New Roman" w:cs="Times New Roman"/>
          <w:sz w:val="24"/>
          <w:szCs w:val="24"/>
        </w:rPr>
        <w:t>14</w:t>
      </w:r>
      <w:r w:rsidRPr="00C2703D">
        <w:rPr>
          <w:rFonts w:ascii="Times New Roman" w:eastAsia="LM Roman 9" w:hAnsi="Times New Roman" w:cs="Times New Roman"/>
          <w:sz w:val="24"/>
          <w:szCs w:val="24"/>
        </w:rPr>
        <w:t>) results in the coefficients:</w:t>
      </w:r>
    </w:p>
    <w:p w:rsidR="005754C2" w:rsidRPr="00C2703D" w:rsidRDefault="005754C2">
      <w:pPr>
        <w:spacing w:after="0" w:line="240" w:lineRule="auto"/>
        <w:jc w:val="both"/>
        <w:rPr>
          <w:rFonts w:ascii="Times New Roman" w:hAnsi="Times New Roman" w:cs="Times New Roman"/>
          <w:sz w:val="24"/>
          <w:szCs w:val="24"/>
        </w:rPr>
      </w:pPr>
    </w:p>
    <w:p w:rsidR="005754C2" w:rsidRPr="00C2703D" w:rsidRDefault="00302D4E" w:rsidP="003745D3">
      <w:pPr>
        <w:spacing w:after="0" w:line="240" w:lineRule="auto"/>
        <w:jc w:val="right"/>
        <w:rPr>
          <w:rFonts w:ascii="Times New Roman" w:hAnsi="Times New Roman" w:cs="Times New Roman"/>
          <w:sz w:val="24"/>
          <w:szCs w:val="24"/>
        </w:rPr>
      </w:pPr>
      <w:r w:rsidRPr="00C2703D">
        <w:rPr>
          <w:rFonts w:ascii="Times New Roman" w:hAnsi="Times New Roman" w:cs="Times New Roman"/>
          <w:noProof/>
          <w:sz w:val="24"/>
          <w:szCs w:val="24"/>
          <w:lang w:val="pt-BR" w:eastAsia="pt-BR"/>
        </w:rPr>
        <w:drawing>
          <wp:inline distT="0" distB="0" distL="0" distR="0">
            <wp:extent cx="3063240" cy="704088"/>
            <wp:effectExtent l="0" t="0" r="0" b="0"/>
            <wp:docPr id="10" name="image19.gif"/>
            <wp:cNvGraphicFramePr/>
            <a:graphic xmlns:a="http://schemas.openxmlformats.org/drawingml/2006/main">
              <a:graphicData uri="http://schemas.openxmlformats.org/drawingml/2006/picture">
                <pic:pic xmlns:pic="http://schemas.openxmlformats.org/drawingml/2006/picture">
                  <pic:nvPicPr>
                    <pic:cNvPr id="0" name="image19.gif"/>
                    <pic:cNvPicPr preferRelativeResize="0"/>
                  </pic:nvPicPr>
                  <pic:blipFill>
                    <a:blip r:embed="rId26" cstate="print"/>
                    <a:srcRect t="17992"/>
                    <a:stretch>
                      <a:fillRect/>
                    </a:stretch>
                  </pic:blipFill>
                  <pic:spPr>
                    <a:xfrm>
                      <a:off x="0" y="0"/>
                      <a:ext cx="3063240" cy="704088"/>
                    </a:xfrm>
                    <a:prstGeom prst="rect">
                      <a:avLst/>
                    </a:prstGeom>
                    <a:ln/>
                  </pic:spPr>
                </pic:pic>
              </a:graphicData>
            </a:graphic>
          </wp:inline>
        </w:drawing>
      </w:r>
      <w:r w:rsidR="003745D3" w:rsidRPr="00C2703D">
        <w:rPr>
          <w:rFonts w:ascii="Times New Roman" w:hAnsi="Times New Roman" w:cs="Times New Roman"/>
          <w:sz w:val="24"/>
          <w:szCs w:val="24"/>
        </w:rPr>
        <w:t xml:space="preserve">                                         (18)</w:t>
      </w:r>
    </w:p>
    <w:p w:rsidR="005754C2" w:rsidRPr="00C2703D" w:rsidRDefault="005754C2">
      <w:pPr>
        <w:spacing w:after="0" w:line="240" w:lineRule="auto"/>
        <w:jc w:val="center"/>
        <w:rPr>
          <w:rFonts w:ascii="Times New Roman" w:hAnsi="Times New Roman" w:cs="Times New Roman"/>
          <w:sz w:val="24"/>
          <w:szCs w:val="24"/>
        </w:rPr>
      </w:pPr>
    </w:p>
    <w:p w:rsidR="005754C2" w:rsidRPr="00C2703D" w:rsidRDefault="00302D4E">
      <w:pPr>
        <w:spacing w:after="0" w:line="240" w:lineRule="auto"/>
        <w:jc w:val="both"/>
        <w:rPr>
          <w:rFonts w:ascii="Times New Roman" w:hAnsi="Times New Roman" w:cs="Times New Roman"/>
          <w:sz w:val="24"/>
          <w:szCs w:val="24"/>
        </w:rPr>
      </w:pPr>
      <w:r w:rsidRPr="00C2703D">
        <w:rPr>
          <w:rFonts w:ascii="Times New Roman" w:eastAsia="LM Roman 9" w:hAnsi="Times New Roman" w:cs="Times New Roman"/>
          <w:sz w:val="24"/>
          <w:szCs w:val="24"/>
        </w:rPr>
        <w:t>3. The inner boundary (</w:t>
      </w:r>
      <w:r w:rsidRPr="00C2703D">
        <w:rPr>
          <w:rFonts w:ascii="Times New Roman" w:eastAsia="LM Roman 9" w:hAnsi="Times New Roman" w:cs="Times New Roman"/>
          <w:i/>
          <w:sz w:val="24"/>
          <w:szCs w:val="24"/>
        </w:rPr>
        <w:t xml:space="preserve">i = </w:t>
      </w:r>
      <w:r w:rsidRPr="00C2703D">
        <w:rPr>
          <w:rFonts w:ascii="Times New Roman" w:eastAsia="LM Roman 9" w:hAnsi="Times New Roman" w:cs="Times New Roman"/>
          <w:sz w:val="24"/>
          <w:szCs w:val="24"/>
        </w:rPr>
        <w:t>1)</w:t>
      </w:r>
    </w:p>
    <w:p w:rsidR="005754C2" w:rsidRPr="00C2703D" w:rsidRDefault="00302D4E">
      <w:pPr>
        <w:spacing w:after="0" w:line="240" w:lineRule="auto"/>
        <w:ind w:firstLine="450"/>
        <w:jc w:val="both"/>
        <w:rPr>
          <w:rFonts w:ascii="Times New Roman" w:hAnsi="Times New Roman" w:cs="Times New Roman"/>
          <w:sz w:val="24"/>
          <w:szCs w:val="24"/>
          <w:lang w:val="pt-BR"/>
        </w:rPr>
      </w:pPr>
      <w:r w:rsidRPr="00C2703D">
        <w:rPr>
          <w:rFonts w:ascii="Times New Roman" w:eastAsia="LM Roman 9" w:hAnsi="Times New Roman" w:cs="Times New Roman"/>
          <w:b/>
          <w:sz w:val="24"/>
          <w:szCs w:val="24"/>
          <w:lang w:val="pt-BR"/>
        </w:rPr>
        <w:t xml:space="preserve">a) Zero </w:t>
      </w:r>
      <w:r w:rsidR="00094D68" w:rsidRPr="00C2703D">
        <w:rPr>
          <w:rFonts w:ascii="Times New Roman" w:eastAsia="LM Roman 9" w:hAnsi="Times New Roman" w:cs="Times New Roman"/>
          <w:b/>
          <w:sz w:val="24"/>
          <w:szCs w:val="24"/>
          <w:lang w:val="pt-BR"/>
        </w:rPr>
        <w:t xml:space="preserve">(no) </w:t>
      </w:r>
      <w:proofErr w:type="spellStart"/>
      <w:r w:rsidRPr="00C2703D">
        <w:rPr>
          <w:rFonts w:ascii="Times New Roman" w:eastAsia="LM Roman 9" w:hAnsi="Times New Roman" w:cs="Times New Roman"/>
          <w:b/>
          <w:sz w:val="24"/>
          <w:szCs w:val="24"/>
          <w:lang w:val="pt-BR"/>
        </w:rPr>
        <w:t>uptake</w:t>
      </w:r>
      <w:proofErr w:type="spellEnd"/>
      <w:r w:rsidRPr="00C2703D">
        <w:rPr>
          <w:rFonts w:ascii="Times New Roman" w:eastAsia="LM Roman 9" w:hAnsi="Times New Roman" w:cs="Times New Roman"/>
          <w:b/>
          <w:sz w:val="24"/>
          <w:szCs w:val="24"/>
          <w:lang w:val="pt-BR"/>
        </w:rPr>
        <w:t xml:space="preserve"> </w:t>
      </w:r>
      <w:proofErr w:type="spellStart"/>
      <w:r w:rsidRPr="00C2703D">
        <w:rPr>
          <w:rFonts w:ascii="Times New Roman" w:eastAsia="LM Roman 9" w:hAnsi="Times New Roman" w:cs="Times New Roman"/>
          <w:b/>
          <w:sz w:val="24"/>
          <w:szCs w:val="24"/>
          <w:lang w:val="pt-BR"/>
        </w:rPr>
        <w:t>model</w:t>
      </w:r>
      <w:proofErr w:type="spellEnd"/>
      <w:r w:rsidRPr="00C2703D">
        <w:rPr>
          <w:rFonts w:ascii="Times New Roman" w:eastAsia="LM Roman 9" w:hAnsi="Times New Roman" w:cs="Times New Roman"/>
          <w:b/>
          <w:sz w:val="24"/>
          <w:szCs w:val="24"/>
          <w:lang w:val="pt-BR"/>
        </w:rPr>
        <w:t xml:space="preserve"> (NU)</w:t>
      </w:r>
    </w:p>
    <w:p w:rsidR="005754C2" w:rsidRPr="00C2703D" w:rsidRDefault="00302D4E">
      <w:pPr>
        <w:spacing w:after="0" w:line="240" w:lineRule="auto"/>
        <w:ind w:firstLine="450"/>
        <w:jc w:val="both"/>
        <w:rPr>
          <w:rFonts w:ascii="Times New Roman" w:hAnsi="Times New Roman" w:cs="Times New Roman"/>
          <w:sz w:val="24"/>
          <w:szCs w:val="24"/>
        </w:rPr>
      </w:pPr>
      <w:r w:rsidRPr="00C2703D">
        <w:rPr>
          <w:rFonts w:ascii="Times New Roman" w:eastAsia="LM Roman 9" w:hAnsi="Times New Roman" w:cs="Times New Roman"/>
          <w:sz w:val="24"/>
          <w:szCs w:val="24"/>
        </w:rPr>
        <w:t xml:space="preserve">Applying boundary condition of zero solute flux, the first and second term of the right-hand side of Eq. (13) </w:t>
      </w:r>
      <w:proofErr w:type="gramStart"/>
      <w:r w:rsidRPr="00C2703D">
        <w:rPr>
          <w:rFonts w:ascii="Times New Roman" w:eastAsia="LM Roman 9" w:hAnsi="Times New Roman" w:cs="Times New Roman"/>
          <w:sz w:val="24"/>
          <w:szCs w:val="24"/>
        </w:rPr>
        <w:t>are</w:t>
      </w:r>
      <w:proofErr w:type="gramEnd"/>
      <w:r w:rsidRPr="00C2703D">
        <w:rPr>
          <w:rFonts w:ascii="Times New Roman" w:eastAsia="LM Roman 9" w:hAnsi="Times New Roman" w:cs="Times New Roman"/>
          <w:sz w:val="24"/>
          <w:szCs w:val="24"/>
        </w:rPr>
        <w:t xml:space="preserve"> equal to zero:</w:t>
      </w:r>
    </w:p>
    <w:p w:rsidR="005754C2" w:rsidRPr="00C2703D" w:rsidRDefault="005754C2">
      <w:pPr>
        <w:spacing w:after="0" w:line="240" w:lineRule="auto"/>
        <w:jc w:val="both"/>
        <w:rPr>
          <w:rFonts w:ascii="Times New Roman" w:hAnsi="Times New Roman" w:cs="Times New Roman"/>
          <w:sz w:val="24"/>
          <w:szCs w:val="24"/>
        </w:rPr>
      </w:pPr>
    </w:p>
    <w:p w:rsidR="005754C2" w:rsidRPr="00C2703D" w:rsidRDefault="00302D4E" w:rsidP="003745D3">
      <w:pPr>
        <w:spacing w:after="0" w:line="240" w:lineRule="auto"/>
        <w:jc w:val="right"/>
        <w:rPr>
          <w:rFonts w:ascii="Times New Roman" w:hAnsi="Times New Roman" w:cs="Times New Roman"/>
          <w:sz w:val="24"/>
          <w:szCs w:val="24"/>
        </w:rPr>
      </w:pPr>
      <w:r w:rsidRPr="00C2703D">
        <w:rPr>
          <w:rFonts w:ascii="Times New Roman" w:hAnsi="Times New Roman" w:cs="Times New Roman"/>
          <w:noProof/>
          <w:sz w:val="24"/>
          <w:szCs w:val="24"/>
          <w:lang w:val="pt-BR" w:eastAsia="pt-BR"/>
        </w:rPr>
        <w:drawing>
          <wp:inline distT="0" distB="0" distL="0" distR="0">
            <wp:extent cx="3529584" cy="621792"/>
            <wp:effectExtent l="0" t="0" r="0" b="0"/>
            <wp:docPr id="11" name="image26.gif"/>
            <wp:cNvGraphicFramePr/>
            <a:graphic xmlns:a="http://schemas.openxmlformats.org/drawingml/2006/main">
              <a:graphicData uri="http://schemas.openxmlformats.org/drawingml/2006/picture">
                <pic:pic xmlns:pic="http://schemas.openxmlformats.org/drawingml/2006/picture">
                  <pic:nvPicPr>
                    <pic:cNvPr id="0" name="image26.gif"/>
                    <pic:cNvPicPr preferRelativeResize="0"/>
                  </pic:nvPicPr>
                  <pic:blipFill>
                    <a:blip r:embed="rId27" cstate="print"/>
                    <a:srcRect t="21474"/>
                    <a:stretch>
                      <a:fillRect/>
                    </a:stretch>
                  </pic:blipFill>
                  <pic:spPr>
                    <a:xfrm>
                      <a:off x="0" y="0"/>
                      <a:ext cx="3529584" cy="621792"/>
                    </a:xfrm>
                    <a:prstGeom prst="rect">
                      <a:avLst/>
                    </a:prstGeom>
                    <a:ln/>
                  </pic:spPr>
                </pic:pic>
              </a:graphicData>
            </a:graphic>
          </wp:inline>
        </w:drawing>
      </w:r>
      <w:r w:rsidR="003745D3" w:rsidRPr="00C2703D">
        <w:rPr>
          <w:rFonts w:ascii="Times New Roman" w:hAnsi="Times New Roman" w:cs="Times New Roman"/>
          <w:sz w:val="24"/>
          <w:szCs w:val="24"/>
        </w:rPr>
        <w:t xml:space="preserve">                              (19)</w:t>
      </w:r>
    </w:p>
    <w:p w:rsidR="005754C2" w:rsidRPr="00C2703D" w:rsidRDefault="005754C2">
      <w:pPr>
        <w:spacing w:after="0" w:line="240" w:lineRule="auto"/>
        <w:jc w:val="center"/>
        <w:rPr>
          <w:rFonts w:ascii="Times New Roman" w:hAnsi="Times New Roman" w:cs="Times New Roman"/>
          <w:sz w:val="24"/>
          <w:szCs w:val="24"/>
        </w:rPr>
      </w:pPr>
    </w:p>
    <w:p w:rsidR="005754C2" w:rsidRPr="00C2703D" w:rsidRDefault="00302D4E">
      <w:pPr>
        <w:spacing w:after="0" w:line="240" w:lineRule="auto"/>
        <w:ind w:firstLine="450"/>
        <w:jc w:val="both"/>
        <w:rPr>
          <w:rFonts w:ascii="Times New Roman" w:hAnsi="Times New Roman" w:cs="Times New Roman"/>
          <w:sz w:val="24"/>
          <w:szCs w:val="24"/>
        </w:rPr>
      </w:pPr>
      <w:r w:rsidRPr="00C2703D">
        <w:rPr>
          <w:rFonts w:ascii="Times New Roman" w:eastAsia="LM Roman 9" w:hAnsi="Times New Roman" w:cs="Times New Roman"/>
          <w:sz w:val="24"/>
          <w:szCs w:val="24"/>
        </w:rPr>
        <w:t>Rearrangement of Eq. (</w:t>
      </w:r>
      <w:r w:rsidR="00915750">
        <w:rPr>
          <w:rFonts w:ascii="Times New Roman" w:eastAsia="LM Roman 9" w:hAnsi="Times New Roman" w:cs="Times New Roman"/>
          <w:sz w:val="24"/>
          <w:szCs w:val="24"/>
        </w:rPr>
        <w:t>1</w:t>
      </w:r>
      <w:r w:rsidRPr="00C2703D">
        <w:rPr>
          <w:rFonts w:ascii="Times New Roman" w:eastAsia="LM Roman 9" w:hAnsi="Times New Roman" w:cs="Times New Roman"/>
          <w:sz w:val="24"/>
          <w:szCs w:val="24"/>
        </w:rPr>
        <w:t>9) to Eq. (</w:t>
      </w:r>
      <w:r w:rsidR="00915750">
        <w:rPr>
          <w:rFonts w:ascii="Times New Roman" w:eastAsia="LM Roman 9" w:hAnsi="Times New Roman" w:cs="Times New Roman"/>
          <w:sz w:val="24"/>
          <w:szCs w:val="24"/>
        </w:rPr>
        <w:t>14</w:t>
      </w:r>
      <w:r w:rsidRPr="00C2703D">
        <w:rPr>
          <w:rFonts w:ascii="Times New Roman" w:eastAsia="LM Roman 9" w:hAnsi="Times New Roman" w:cs="Times New Roman"/>
          <w:sz w:val="24"/>
          <w:szCs w:val="24"/>
        </w:rPr>
        <w:t>) results in the following coefficients:</w:t>
      </w:r>
    </w:p>
    <w:p w:rsidR="005754C2" w:rsidRPr="00C2703D" w:rsidRDefault="005754C2">
      <w:pPr>
        <w:spacing w:after="0" w:line="240" w:lineRule="auto"/>
        <w:jc w:val="both"/>
        <w:rPr>
          <w:rFonts w:ascii="Times New Roman" w:hAnsi="Times New Roman" w:cs="Times New Roman"/>
          <w:sz w:val="24"/>
          <w:szCs w:val="24"/>
        </w:rPr>
      </w:pPr>
    </w:p>
    <w:p w:rsidR="005754C2" w:rsidRPr="00C2703D" w:rsidRDefault="00302D4E" w:rsidP="003745D3">
      <w:pPr>
        <w:spacing w:after="0" w:line="240" w:lineRule="auto"/>
        <w:jc w:val="right"/>
        <w:rPr>
          <w:rFonts w:ascii="Times New Roman" w:hAnsi="Times New Roman" w:cs="Times New Roman"/>
          <w:sz w:val="24"/>
          <w:szCs w:val="24"/>
        </w:rPr>
      </w:pPr>
      <w:r w:rsidRPr="00C2703D">
        <w:rPr>
          <w:rFonts w:ascii="Times New Roman" w:hAnsi="Times New Roman" w:cs="Times New Roman"/>
          <w:noProof/>
          <w:sz w:val="24"/>
          <w:szCs w:val="24"/>
          <w:lang w:val="pt-BR" w:eastAsia="pt-BR"/>
        </w:rPr>
        <w:drawing>
          <wp:inline distT="0" distB="0" distL="0" distR="0">
            <wp:extent cx="2743200" cy="713232"/>
            <wp:effectExtent l="0" t="0" r="0" b="0"/>
            <wp:docPr id="12" name="image27.gif"/>
            <wp:cNvGraphicFramePr/>
            <a:graphic xmlns:a="http://schemas.openxmlformats.org/drawingml/2006/main">
              <a:graphicData uri="http://schemas.openxmlformats.org/drawingml/2006/picture">
                <pic:pic xmlns:pic="http://schemas.openxmlformats.org/drawingml/2006/picture">
                  <pic:nvPicPr>
                    <pic:cNvPr id="0" name="image27.gif"/>
                    <pic:cNvPicPr preferRelativeResize="0"/>
                  </pic:nvPicPr>
                  <pic:blipFill>
                    <a:blip r:embed="rId28" cstate="print"/>
                    <a:srcRect t="13665"/>
                    <a:stretch>
                      <a:fillRect/>
                    </a:stretch>
                  </pic:blipFill>
                  <pic:spPr>
                    <a:xfrm>
                      <a:off x="0" y="0"/>
                      <a:ext cx="2743200" cy="713232"/>
                    </a:xfrm>
                    <a:prstGeom prst="rect">
                      <a:avLst/>
                    </a:prstGeom>
                    <a:ln/>
                  </pic:spPr>
                </pic:pic>
              </a:graphicData>
            </a:graphic>
          </wp:inline>
        </w:drawing>
      </w:r>
      <w:r w:rsidR="003745D3" w:rsidRPr="00C2703D">
        <w:rPr>
          <w:rFonts w:ascii="Times New Roman" w:hAnsi="Times New Roman" w:cs="Times New Roman"/>
          <w:sz w:val="24"/>
          <w:szCs w:val="24"/>
        </w:rPr>
        <w:t xml:space="preserve">                                                   (20)</w:t>
      </w:r>
    </w:p>
    <w:p w:rsidR="005754C2" w:rsidRPr="00C2703D" w:rsidRDefault="005754C2">
      <w:pPr>
        <w:spacing w:after="0" w:line="240" w:lineRule="auto"/>
        <w:jc w:val="center"/>
        <w:rPr>
          <w:rFonts w:ascii="Times New Roman" w:hAnsi="Times New Roman" w:cs="Times New Roman"/>
          <w:sz w:val="24"/>
          <w:szCs w:val="24"/>
        </w:rPr>
      </w:pPr>
    </w:p>
    <w:p w:rsidR="005754C2" w:rsidRPr="00C2703D" w:rsidRDefault="00302D4E">
      <w:pPr>
        <w:spacing w:after="0" w:line="240" w:lineRule="auto"/>
        <w:ind w:firstLine="450"/>
        <w:jc w:val="both"/>
        <w:rPr>
          <w:rFonts w:ascii="Times New Roman" w:hAnsi="Times New Roman" w:cs="Times New Roman"/>
          <w:sz w:val="24"/>
          <w:szCs w:val="24"/>
        </w:rPr>
      </w:pPr>
      <w:r w:rsidRPr="00C2703D">
        <w:rPr>
          <w:rFonts w:ascii="Times New Roman" w:eastAsia="LM Roman 9" w:hAnsi="Times New Roman" w:cs="Times New Roman"/>
          <w:b/>
          <w:sz w:val="24"/>
          <w:szCs w:val="24"/>
        </w:rPr>
        <w:t>b) Constant uptake model (CU)</w:t>
      </w:r>
    </w:p>
    <w:p w:rsidR="005754C2" w:rsidRPr="00C2703D" w:rsidRDefault="00302D4E" w:rsidP="00281B48">
      <w:pPr>
        <w:spacing w:after="0" w:line="240" w:lineRule="auto"/>
        <w:ind w:firstLine="450"/>
        <w:jc w:val="both"/>
        <w:rPr>
          <w:rFonts w:ascii="Times New Roman" w:hAnsi="Times New Roman" w:cs="Times New Roman"/>
          <w:sz w:val="24"/>
          <w:szCs w:val="24"/>
        </w:rPr>
      </w:pPr>
      <w:r w:rsidRPr="00C2703D">
        <w:rPr>
          <w:rFonts w:ascii="Times New Roman" w:eastAsia="LM Roman 9" w:hAnsi="Times New Roman" w:cs="Times New Roman"/>
          <w:sz w:val="24"/>
          <w:szCs w:val="24"/>
        </w:rPr>
        <w:t>Applying boundary conditions of constant solute flux, the first and second term of the right-hand side of Eq.</w:t>
      </w:r>
      <w:r w:rsidR="00281B48" w:rsidRPr="00C2703D">
        <w:rPr>
          <w:rFonts w:ascii="Times New Roman" w:eastAsia="LM Roman 9" w:hAnsi="Times New Roman" w:cs="Times New Roman"/>
          <w:sz w:val="24"/>
          <w:szCs w:val="24"/>
        </w:rPr>
        <w:t xml:space="preserve"> </w:t>
      </w:r>
      <w:r w:rsidRPr="00C2703D">
        <w:rPr>
          <w:rFonts w:ascii="Times New Roman" w:eastAsia="LM Roman 9" w:hAnsi="Times New Roman" w:cs="Times New Roman"/>
          <w:sz w:val="24"/>
          <w:szCs w:val="24"/>
        </w:rPr>
        <w:t xml:space="preserve">(13) are equal to </w:t>
      </w:r>
      <m:oMath>
        <m:r>
          <w:rPr>
            <w:rFonts w:ascii="Cambria Math" w:eastAsia="Cambria" w:hAnsi="Cambria Math" w:cs="Times New Roman"/>
            <w:sz w:val="24"/>
            <w:szCs w:val="24"/>
          </w:rPr>
          <m:t>-</m:t>
        </m:r>
        <m:f>
          <m:fPr>
            <m:ctrlPr>
              <w:rPr>
                <w:rFonts w:ascii="Cambria Math" w:eastAsia="Cambria" w:hAnsi="Cambria Math" w:cs="Times New Roman"/>
                <w:sz w:val="24"/>
                <w:szCs w:val="24"/>
              </w:rPr>
            </m:ctrlPr>
          </m:fPr>
          <m:num>
            <m:sSub>
              <m:sSubPr>
                <m:ctrlPr>
                  <w:rPr>
                    <w:rFonts w:ascii="Cambria Math" w:eastAsia="Cambria" w:hAnsi="Cambria Math" w:cs="Times New Roman"/>
                    <w:sz w:val="24"/>
                    <w:szCs w:val="24"/>
                  </w:rPr>
                </m:ctrlPr>
              </m:sSubPr>
              <m:e>
                <m:r>
                  <w:rPr>
                    <w:rFonts w:ascii="Cambria Math" w:eastAsia="Cambria" w:hAnsi="Cambria Math" w:cs="Times New Roman"/>
                    <w:sz w:val="24"/>
                    <w:szCs w:val="24"/>
                  </w:rPr>
                  <m:t>I</m:t>
                </m:r>
              </m:e>
              <m:sub>
                <m:r>
                  <w:rPr>
                    <w:rFonts w:ascii="Cambria Math" w:eastAsia="Cambria" w:hAnsi="Cambria Math" w:cs="Times New Roman"/>
                    <w:sz w:val="24"/>
                    <w:szCs w:val="24"/>
                  </w:rPr>
                  <m:t>m</m:t>
                </m:r>
              </m:sub>
            </m:sSub>
          </m:num>
          <m:den>
            <m:r>
              <w:rPr>
                <w:rFonts w:ascii="Cambria Math" w:eastAsia="Cambria" w:hAnsi="Cambria Math" w:cs="Times New Roman"/>
                <w:sz w:val="24"/>
                <w:szCs w:val="24"/>
              </w:rPr>
              <m:t>2</m:t>
            </m:r>
            <m:sSub>
              <m:sSubPr>
                <m:ctrlPr>
                  <w:rPr>
                    <w:rFonts w:ascii="Cambria Math" w:eastAsia="Cambria" w:hAnsi="Cambria Math" w:cs="Times New Roman"/>
                    <w:sz w:val="24"/>
                    <w:szCs w:val="24"/>
                  </w:rPr>
                </m:ctrlPr>
              </m:sSubPr>
              <m:e>
                <m:r>
                  <w:rPr>
                    <w:rFonts w:ascii="Cambria Math" w:eastAsia="Cambria" w:hAnsi="Cambria Math" w:cs="Times New Roman"/>
                    <w:sz w:val="24"/>
                    <w:szCs w:val="24"/>
                  </w:rPr>
                  <m:t>πr</m:t>
                </m:r>
              </m:e>
              <m:sub>
                <m:r>
                  <w:rPr>
                    <w:rFonts w:ascii="Cambria Math" w:eastAsia="Cambria" w:hAnsi="Cambria Math" w:cs="Times New Roman"/>
                    <w:sz w:val="24"/>
                    <w:szCs w:val="24"/>
                  </w:rPr>
                  <m:t>0</m:t>
                </m:r>
              </m:sub>
            </m:sSub>
            <m:r>
              <w:rPr>
                <w:rFonts w:ascii="Cambria Math" w:eastAsia="Cambria" w:hAnsi="Cambria Math" w:cs="Times New Roman"/>
                <w:sz w:val="24"/>
                <w:szCs w:val="24"/>
              </w:rPr>
              <m:t>L</m:t>
            </m:r>
          </m:den>
        </m:f>
        <m:r>
          <w:rPr>
            <w:rFonts w:ascii="Cambria Math" w:eastAsia="Cambria" w:hAnsi="Cambria Math" w:cs="Times New Roman"/>
            <w:sz w:val="24"/>
            <w:szCs w:val="24"/>
          </w:rPr>
          <m:t xml:space="preserve"> </m:t>
        </m:r>
        <m:sSub>
          <m:sSubPr>
            <m:ctrlPr>
              <w:rPr>
                <w:rFonts w:ascii="Cambria Math" w:eastAsia="Cambria" w:hAnsi="Cambria Math" w:cs="Times New Roman"/>
                <w:sz w:val="24"/>
                <w:szCs w:val="24"/>
              </w:rPr>
            </m:ctrlPr>
          </m:sSubPr>
          <m:e>
            <m:r>
              <w:rPr>
                <w:rFonts w:ascii="Cambria Math" w:eastAsia="Cambria" w:hAnsi="Cambria Math" w:cs="Times New Roman"/>
                <w:sz w:val="24"/>
                <w:szCs w:val="24"/>
              </w:rPr>
              <m:t>∆r</m:t>
            </m:r>
          </m:e>
          <m:sub>
            <m:r>
              <w:rPr>
                <w:rFonts w:ascii="Cambria Math" w:eastAsia="Cambria" w:hAnsi="Cambria Math" w:cs="Times New Roman"/>
                <w:sz w:val="24"/>
                <w:szCs w:val="24"/>
              </w:rPr>
              <m:t>1</m:t>
            </m:r>
          </m:sub>
        </m:sSub>
        <m:r>
          <w:rPr>
            <w:rFonts w:ascii="Cambria Math" w:eastAsia="Cambria" w:hAnsi="Cambria Math" w:cs="Times New Roman"/>
            <w:sz w:val="24"/>
            <w:szCs w:val="24"/>
          </w:rPr>
          <m:t xml:space="preserve"> </m:t>
        </m:r>
      </m:oMath>
      <w:r w:rsidRPr="00C2703D">
        <w:rPr>
          <w:rFonts w:ascii="Times New Roman" w:eastAsia="LM Roman 9" w:hAnsi="Times New Roman" w:cs="Times New Roman"/>
          <w:sz w:val="24"/>
          <w:szCs w:val="24"/>
        </w:rPr>
        <w:t xml:space="preserve"> while </w:t>
      </w:r>
      <w:r w:rsidRPr="00C2703D">
        <w:rPr>
          <w:rFonts w:ascii="Times New Roman" w:eastAsia="LM Roman 9" w:hAnsi="Times New Roman" w:cs="Times New Roman"/>
          <w:i/>
          <w:sz w:val="24"/>
          <w:szCs w:val="24"/>
        </w:rPr>
        <w:t xml:space="preserve">C &gt; </w:t>
      </w:r>
      <w:r w:rsidRPr="00C2703D">
        <w:rPr>
          <w:rFonts w:ascii="Times New Roman" w:eastAsia="LM Roman 9" w:hAnsi="Times New Roman" w:cs="Times New Roman"/>
          <w:sz w:val="24"/>
          <w:szCs w:val="24"/>
        </w:rPr>
        <w:t>0:</w:t>
      </w:r>
    </w:p>
    <w:p w:rsidR="005754C2" w:rsidRPr="00C2703D" w:rsidRDefault="005754C2">
      <w:pPr>
        <w:spacing w:after="0" w:line="240" w:lineRule="auto"/>
        <w:jc w:val="both"/>
        <w:rPr>
          <w:rFonts w:ascii="Times New Roman" w:hAnsi="Times New Roman" w:cs="Times New Roman"/>
          <w:sz w:val="24"/>
          <w:szCs w:val="24"/>
        </w:rPr>
      </w:pPr>
    </w:p>
    <w:p w:rsidR="005754C2" w:rsidRPr="00C2703D" w:rsidRDefault="00302D4E" w:rsidP="003745D3">
      <w:pPr>
        <w:spacing w:after="0" w:line="240" w:lineRule="auto"/>
        <w:jc w:val="right"/>
        <w:rPr>
          <w:rFonts w:ascii="Times New Roman" w:hAnsi="Times New Roman" w:cs="Times New Roman"/>
          <w:sz w:val="24"/>
          <w:szCs w:val="24"/>
        </w:rPr>
      </w:pPr>
      <w:r w:rsidRPr="00C2703D">
        <w:rPr>
          <w:rFonts w:ascii="Times New Roman" w:hAnsi="Times New Roman" w:cs="Times New Roman"/>
          <w:noProof/>
          <w:sz w:val="24"/>
          <w:szCs w:val="24"/>
          <w:lang w:val="pt-BR" w:eastAsia="pt-BR"/>
        </w:rPr>
        <w:drawing>
          <wp:inline distT="0" distB="0" distL="0" distR="0">
            <wp:extent cx="4754880" cy="621792"/>
            <wp:effectExtent l="0" t="0" r="0" b="0"/>
            <wp:docPr id="14" name="image29.gif"/>
            <wp:cNvGraphicFramePr/>
            <a:graphic xmlns:a="http://schemas.openxmlformats.org/drawingml/2006/main">
              <a:graphicData uri="http://schemas.openxmlformats.org/drawingml/2006/picture">
                <pic:pic xmlns:pic="http://schemas.openxmlformats.org/drawingml/2006/picture">
                  <pic:nvPicPr>
                    <pic:cNvPr id="0" name="image29.gif"/>
                    <pic:cNvPicPr preferRelativeResize="0"/>
                  </pic:nvPicPr>
                  <pic:blipFill>
                    <a:blip r:embed="rId29" cstate="print"/>
                    <a:srcRect t="20301"/>
                    <a:stretch>
                      <a:fillRect/>
                    </a:stretch>
                  </pic:blipFill>
                  <pic:spPr>
                    <a:xfrm>
                      <a:off x="0" y="0"/>
                      <a:ext cx="4754880" cy="621792"/>
                    </a:xfrm>
                    <a:prstGeom prst="rect">
                      <a:avLst/>
                    </a:prstGeom>
                    <a:ln/>
                  </pic:spPr>
                </pic:pic>
              </a:graphicData>
            </a:graphic>
          </wp:inline>
        </w:drawing>
      </w:r>
      <w:r w:rsidR="003745D3" w:rsidRPr="00C2703D">
        <w:rPr>
          <w:rFonts w:ascii="Times New Roman" w:hAnsi="Times New Roman" w:cs="Times New Roman"/>
          <w:sz w:val="24"/>
          <w:szCs w:val="24"/>
        </w:rPr>
        <w:t xml:space="preserve">        (21)</w:t>
      </w:r>
    </w:p>
    <w:p w:rsidR="005754C2" w:rsidRPr="00C2703D" w:rsidRDefault="005754C2">
      <w:pPr>
        <w:spacing w:after="0" w:line="240" w:lineRule="auto"/>
        <w:jc w:val="center"/>
        <w:rPr>
          <w:rFonts w:ascii="Times New Roman" w:hAnsi="Times New Roman" w:cs="Times New Roman"/>
          <w:sz w:val="24"/>
          <w:szCs w:val="24"/>
        </w:rPr>
      </w:pPr>
    </w:p>
    <w:p w:rsidR="005754C2" w:rsidRPr="00C2703D" w:rsidRDefault="00302D4E">
      <w:pPr>
        <w:spacing w:after="0" w:line="240" w:lineRule="auto"/>
        <w:ind w:firstLine="450"/>
        <w:jc w:val="both"/>
        <w:rPr>
          <w:rFonts w:ascii="Times New Roman" w:hAnsi="Times New Roman" w:cs="Times New Roman"/>
          <w:sz w:val="24"/>
          <w:szCs w:val="24"/>
        </w:rPr>
      </w:pPr>
      <w:r w:rsidRPr="00C2703D">
        <w:rPr>
          <w:rFonts w:ascii="Times New Roman" w:eastAsia="LM Roman 9" w:hAnsi="Times New Roman" w:cs="Times New Roman"/>
          <w:sz w:val="24"/>
          <w:szCs w:val="24"/>
        </w:rPr>
        <w:t xml:space="preserve">When </w:t>
      </w:r>
      <w:r w:rsidRPr="00C2703D">
        <w:rPr>
          <w:rFonts w:ascii="Times New Roman" w:eastAsia="LM Roman 9" w:hAnsi="Times New Roman" w:cs="Times New Roman"/>
          <w:i/>
          <w:sz w:val="24"/>
          <w:szCs w:val="24"/>
        </w:rPr>
        <w:t xml:space="preserve">C = </w:t>
      </w:r>
      <w:r w:rsidRPr="00C2703D">
        <w:rPr>
          <w:rFonts w:ascii="Times New Roman" w:eastAsia="LM Roman 9" w:hAnsi="Times New Roman" w:cs="Times New Roman"/>
          <w:sz w:val="24"/>
          <w:szCs w:val="24"/>
        </w:rPr>
        <w:t>0 the maximum solute flux (</w:t>
      </w:r>
      <w:proofErr w:type="spellStart"/>
      <w:r w:rsidRPr="00C2703D">
        <w:rPr>
          <w:rFonts w:ascii="Times New Roman" w:eastAsia="LM Roman 9" w:hAnsi="Times New Roman" w:cs="Times New Roman"/>
          <w:i/>
          <w:sz w:val="24"/>
          <w:szCs w:val="24"/>
        </w:rPr>
        <w:t>I</w:t>
      </w:r>
      <w:r w:rsidRPr="00C2703D">
        <w:rPr>
          <w:rFonts w:ascii="Times New Roman" w:eastAsia="LM Roman 9" w:hAnsi="Times New Roman" w:cs="Times New Roman"/>
          <w:i/>
          <w:sz w:val="24"/>
          <w:szCs w:val="24"/>
          <w:vertAlign w:val="subscript"/>
        </w:rPr>
        <w:t>m</w:t>
      </w:r>
      <w:proofErr w:type="spellEnd"/>
      <w:r w:rsidRPr="00C2703D">
        <w:rPr>
          <w:rFonts w:ascii="Times New Roman" w:eastAsia="LM Roman 9" w:hAnsi="Times New Roman" w:cs="Times New Roman"/>
          <w:sz w:val="24"/>
          <w:szCs w:val="24"/>
        </w:rPr>
        <w:t>) is set to zero and the equation becomes equal to Eq. (</w:t>
      </w:r>
      <w:r w:rsidR="00915750">
        <w:rPr>
          <w:rFonts w:ascii="Times New Roman" w:eastAsia="LM Roman 9" w:hAnsi="Times New Roman" w:cs="Times New Roman"/>
          <w:sz w:val="24"/>
          <w:szCs w:val="24"/>
        </w:rPr>
        <w:t>1</w:t>
      </w:r>
      <w:r w:rsidRPr="00C2703D">
        <w:rPr>
          <w:rFonts w:ascii="Times New Roman" w:eastAsia="LM Roman 9" w:hAnsi="Times New Roman" w:cs="Times New Roman"/>
          <w:sz w:val="24"/>
          <w:szCs w:val="24"/>
        </w:rPr>
        <w:t>9). Rearrangement of Eq. (</w:t>
      </w:r>
      <w:r w:rsidR="00915750">
        <w:rPr>
          <w:rFonts w:ascii="Times New Roman" w:eastAsia="LM Roman 9" w:hAnsi="Times New Roman" w:cs="Times New Roman"/>
          <w:sz w:val="24"/>
          <w:szCs w:val="24"/>
        </w:rPr>
        <w:t>21</w:t>
      </w:r>
      <w:r w:rsidRPr="00C2703D">
        <w:rPr>
          <w:rFonts w:ascii="Times New Roman" w:eastAsia="LM Roman 9" w:hAnsi="Times New Roman" w:cs="Times New Roman"/>
          <w:sz w:val="24"/>
          <w:szCs w:val="24"/>
        </w:rPr>
        <w:t>) to Eq. (</w:t>
      </w:r>
      <w:r w:rsidR="00915750">
        <w:rPr>
          <w:rFonts w:ascii="Times New Roman" w:eastAsia="LM Roman 9" w:hAnsi="Times New Roman" w:cs="Times New Roman"/>
          <w:sz w:val="24"/>
          <w:szCs w:val="24"/>
        </w:rPr>
        <w:t>14</w:t>
      </w:r>
      <w:r w:rsidRPr="00C2703D">
        <w:rPr>
          <w:rFonts w:ascii="Times New Roman" w:eastAsia="LM Roman 9" w:hAnsi="Times New Roman" w:cs="Times New Roman"/>
          <w:sz w:val="24"/>
          <w:szCs w:val="24"/>
        </w:rPr>
        <w:t>) results in the following coefficients:</w:t>
      </w:r>
    </w:p>
    <w:p w:rsidR="005754C2" w:rsidRPr="00C2703D" w:rsidRDefault="005754C2">
      <w:pPr>
        <w:spacing w:after="0" w:line="240" w:lineRule="auto"/>
        <w:jc w:val="both"/>
        <w:rPr>
          <w:rFonts w:ascii="Times New Roman" w:hAnsi="Times New Roman" w:cs="Times New Roman"/>
          <w:sz w:val="24"/>
          <w:szCs w:val="24"/>
        </w:rPr>
      </w:pPr>
    </w:p>
    <w:p w:rsidR="005754C2" w:rsidRPr="00C2703D" w:rsidRDefault="00302D4E" w:rsidP="003745D3">
      <w:pPr>
        <w:spacing w:after="0" w:line="240" w:lineRule="auto"/>
        <w:jc w:val="right"/>
        <w:rPr>
          <w:rFonts w:ascii="Times New Roman" w:hAnsi="Times New Roman" w:cs="Times New Roman"/>
          <w:sz w:val="24"/>
          <w:szCs w:val="24"/>
        </w:rPr>
      </w:pPr>
      <w:r w:rsidRPr="00C2703D">
        <w:rPr>
          <w:rFonts w:ascii="Times New Roman" w:hAnsi="Times New Roman" w:cs="Times New Roman"/>
          <w:noProof/>
          <w:sz w:val="24"/>
          <w:szCs w:val="24"/>
          <w:lang w:val="pt-BR" w:eastAsia="pt-BR"/>
        </w:rPr>
        <w:drawing>
          <wp:inline distT="0" distB="0" distL="0" distR="0">
            <wp:extent cx="2743200" cy="1005840"/>
            <wp:effectExtent l="0" t="0" r="0" b="0"/>
            <wp:docPr id="15" name="image38.gif"/>
            <wp:cNvGraphicFramePr/>
            <a:graphic xmlns:a="http://schemas.openxmlformats.org/drawingml/2006/main">
              <a:graphicData uri="http://schemas.openxmlformats.org/drawingml/2006/picture">
                <pic:pic xmlns:pic="http://schemas.openxmlformats.org/drawingml/2006/picture">
                  <pic:nvPicPr>
                    <pic:cNvPr id="0" name="image38.gif"/>
                    <pic:cNvPicPr preferRelativeResize="0"/>
                  </pic:nvPicPr>
                  <pic:blipFill>
                    <a:blip r:embed="rId30" cstate="print"/>
                    <a:srcRect t="12066"/>
                    <a:stretch>
                      <a:fillRect/>
                    </a:stretch>
                  </pic:blipFill>
                  <pic:spPr>
                    <a:xfrm>
                      <a:off x="0" y="0"/>
                      <a:ext cx="2743200" cy="1005840"/>
                    </a:xfrm>
                    <a:prstGeom prst="rect">
                      <a:avLst/>
                    </a:prstGeom>
                    <a:ln/>
                  </pic:spPr>
                </pic:pic>
              </a:graphicData>
            </a:graphic>
          </wp:inline>
        </w:drawing>
      </w:r>
      <w:r w:rsidR="003745D3" w:rsidRPr="00C2703D">
        <w:rPr>
          <w:rFonts w:ascii="Times New Roman" w:hAnsi="Times New Roman" w:cs="Times New Roman"/>
          <w:sz w:val="24"/>
          <w:szCs w:val="24"/>
        </w:rPr>
        <w:t xml:space="preserve">                                           (22)</w:t>
      </w:r>
    </w:p>
    <w:p w:rsidR="005754C2" w:rsidRPr="00C2703D" w:rsidRDefault="005754C2">
      <w:pPr>
        <w:spacing w:after="0" w:line="240" w:lineRule="auto"/>
        <w:jc w:val="center"/>
        <w:rPr>
          <w:rFonts w:ascii="Times New Roman" w:hAnsi="Times New Roman" w:cs="Times New Roman"/>
          <w:sz w:val="24"/>
          <w:szCs w:val="24"/>
        </w:rPr>
      </w:pPr>
    </w:p>
    <w:p w:rsidR="005754C2" w:rsidRPr="00C2703D" w:rsidRDefault="00302D4E">
      <w:pPr>
        <w:spacing w:after="0" w:line="240" w:lineRule="auto"/>
        <w:ind w:firstLine="450"/>
        <w:jc w:val="both"/>
        <w:rPr>
          <w:rFonts w:ascii="Times New Roman" w:hAnsi="Times New Roman" w:cs="Times New Roman"/>
          <w:sz w:val="24"/>
          <w:szCs w:val="24"/>
        </w:rPr>
      </w:pPr>
      <w:r w:rsidRPr="00C2703D">
        <w:rPr>
          <w:rFonts w:ascii="Times New Roman" w:eastAsia="LM Roman 9" w:hAnsi="Times New Roman" w:cs="Times New Roman"/>
          <w:b/>
          <w:sz w:val="24"/>
          <w:szCs w:val="24"/>
        </w:rPr>
        <w:t>c) Linear concentration dependent model (LU)</w:t>
      </w:r>
    </w:p>
    <w:p w:rsidR="005754C2" w:rsidRPr="00C2703D" w:rsidRDefault="00302D4E">
      <w:pPr>
        <w:spacing w:after="0" w:line="240" w:lineRule="auto"/>
        <w:ind w:firstLine="450"/>
        <w:jc w:val="both"/>
        <w:rPr>
          <w:rFonts w:ascii="Times New Roman" w:hAnsi="Times New Roman" w:cs="Times New Roman"/>
          <w:sz w:val="24"/>
          <w:szCs w:val="24"/>
        </w:rPr>
      </w:pPr>
      <w:r w:rsidRPr="00C2703D">
        <w:rPr>
          <w:rFonts w:ascii="Times New Roman" w:eastAsia="LM Roman 9" w:hAnsi="Times New Roman" w:cs="Times New Roman"/>
          <w:sz w:val="24"/>
          <w:szCs w:val="24"/>
        </w:rPr>
        <w:t xml:space="preserve">Applying boundary conditions of linear concentration dependent solute flux, the first and second term of the right-hand side of Eq. (13) are equal to </w:t>
      </w:r>
      <w:r w:rsidR="003745D3" w:rsidRPr="00C2703D">
        <w:rPr>
          <w:rFonts w:ascii="Times New Roman" w:eastAsia="LM Roman 9" w:hAnsi="Times New Roman" w:cs="Times New Roman"/>
          <w:i/>
          <w:sz w:val="24"/>
          <w:szCs w:val="24"/>
        </w:rPr>
        <w:t>–</w:t>
      </w:r>
      <w:r w:rsidRPr="00C2703D">
        <w:rPr>
          <w:rFonts w:ascii="Times New Roman" w:eastAsia="LM Roman 9" w:hAnsi="Times New Roman" w:cs="Times New Roman"/>
          <w:sz w:val="24"/>
          <w:szCs w:val="24"/>
        </w:rPr>
        <w:t>(</w:t>
      </w:r>
      <w:r w:rsidRPr="00C2703D">
        <w:rPr>
          <w:rFonts w:ascii="Times New Roman" w:eastAsia="Times New Roman" w:hAnsi="Times New Roman" w:cs="Times New Roman"/>
          <w:i/>
          <w:sz w:val="24"/>
          <w:szCs w:val="24"/>
        </w:rPr>
        <w:t>α</w:t>
      </w:r>
      <w:r w:rsidRPr="00C2703D">
        <w:rPr>
          <w:rFonts w:ascii="Times New Roman" w:eastAsia="LM Roman 9" w:hAnsi="Times New Roman" w:cs="Times New Roman"/>
          <w:i/>
          <w:sz w:val="24"/>
          <w:szCs w:val="24"/>
        </w:rPr>
        <w:t xml:space="preserve"> + q</w:t>
      </w:r>
      <w:r w:rsidRPr="00C2703D">
        <w:rPr>
          <w:rFonts w:ascii="Times New Roman" w:eastAsia="LM Roman 9" w:hAnsi="Times New Roman" w:cs="Times New Roman"/>
          <w:i/>
          <w:sz w:val="24"/>
          <w:szCs w:val="24"/>
          <w:vertAlign w:val="subscript"/>
        </w:rPr>
        <w:t>0</w:t>
      </w:r>
      <w:r w:rsidRPr="00C2703D">
        <w:rPr>
          <w:rFonts w:ascii="Times New Roman" w:eastAsia="LM Roman 9" w:hAnsi="Times New Roman" w:cs="Times New Roman"/>
          <w:sz w:val="24"/>
          <w:szCs w:val="24"/>
        </w:rPr>
        <w:t>)</w:t>
      </w:r>
      <w:r w:rsidRPr="00C2703D">
        <w:rPr>
          <w:rFonts w:ascii="Times New Roman" w:eastAsia="LM Roman 9" w:hAnsi="Times New Roman" w:cs="Times New Roman"/>
          <w:i/>
          <w:sz w:val="24"/>
          <w:szCs w:val="24"/>
        </w:rPr>
        <w:t>C</w:t>
      </w:r>
      <w:r w:rsidRPr="00C2703D">
        <w:rPr>
          <w:rFonts w:ascii="Times New Roman" w:eastAsia="LM Roman 9" w:hAnsi="Times New Roman" w:cs="Times New Roman"/>
          <w:i/>
          <w:sz w:val="24"/>
          <w:szCs w:val="24"/>
          <w:vertAlign w:val="subscript"/>
        </w:rPr>
        <w:t>1</w:t>
      </w:r>
      <w:r w:rsidRPr="00C2703D">
        <w:rPr>
          <w:rFonts w:ascii="Times New Roman" w:eastAsia="LM Roman 9" w:hAnsi="Times New Roman" w:cs="Times New Roman"/>
          <w:i/>
          <w:sz w:val="24"/>
          <w:szCs w:val="24"/>
          <w:vertAlign w:val="superscript"/>
        </w:rPr>
        <w:t>j+1</w:t>
      </w:r>
      <w:r w:rsidRPr="00C2703D">
        <w:rPr>
          <w:rFonts w:ascii="Times New Roman" w:eastAsia="LM Roman 9" w:hAnsi="Times New Roman" w:cs="Times New Roman"/>
          <w:sz w:val="24"/>
          <w:szCs w:val="24"/>
        </w:rPr>
        <w:t xml:space="preserve"> </w:t>
      </w:r>
      <w:r w:rsidRPr="00C2703D">
        <w:rPr>
          <w:rFonts w:ascii="Times New Roman" w:eastAsia="Times New Roman" w:hAnsi="Times New Roman" w:cs="Times New Roman"/>
          <w:i/>
          <w:sz w:val="24"/>
          <w:szCs w:val="24"/>
        </w:rPr>
        <w:t>∆</w:t>
      </w:r>
      <w:r w:rsidRPr="00C2703D">
        <w:rPr>
          <w:rFonts w:ascii="Times New Roman" w:eastAsia="LM Roman 9" w:hAnsi="Times New Roman" w:cs="Times New Roman"/>
          <w:i/>
          <w:sz w:val="24"/>
          <w:szCs w:val="24"/>
        </w:rPr>
        <w:t>r</w:t>
      </w:r>
      <w:r w:rsidRPr="00C2703D">
        <w:rPr>
          <w:rFonts w:ascii="Times New Roman" w:eastAsia="LM Roman 9" w:hAnsi="Times New Roman" w:cs="Times New Roman"/>
          <w:i/>
          <w:sz w:val="24"/>
          <w:szCs w:val="24"/>
          <w:vertAlign w:val="subscript"/>
        </w:rPr>
        <w:t>1</w:t>
      </w:r>
      <w:r w:rsidRPr="00C2703D">
        <w:rPr>
          <w:rFonts w:ascii="Times New Roman" w:eastAsia="LM Roman 9" w:hAnsi="Times New Roman" w:cs="Times New Roman"/>
          <w:sz w:val="24"/>
          <w:szCs w:val="24"/>
        </w:rPr>
        <w:t xml:space="preserve"> while </w:t>
      </w:r>
      <w:r w:rsidRPr="00C2703D">
        <w:rPr>
          <w:rFonts w:ascii="Times New Roman" w:eastAsia="LM Roman 9" w:hAnsi="Times New Roman" w:cs="Times New Roman"/>
          <w:i/>
          <w:sz w:val="24"/>
          <w:szCs w:val="24"/>
        </w:rPr>
        <w:t xml:space="preserve">C &lt; </w:t>
      </w:r>
      <w:proofErr w:type="spellStart"/>
      <w:r w:rsidRPr="00C2703D">
        <w:rPr>
          <w:rFonts w:ascii="Times New Roman" w:eastAsia="LM Roman 9" w:hAnsi="Times New Roman" w:cs="Times New Roman"/>
          <w:i/>
          <w:sz w:val="24"/>
          <w:szCs w:val="24"/>
        </w:rPr>
        <w:t>C</w:t>
      </w:r>
      <w:r w:rsidRPr="00C2703D">
        <w:rPr>
          <w:rFonts w:ascii="Times New Roman" w:eastAsia="LM Roman 9" w:hAnsi="Times New Roman" w:cs="Times New Roman"/>
          <w:i/>
          <w:sz w:val="24"/>
          <w:szCs w:val="24"/>
          <w:vertAlign w:val="subscript"/>
        </w:rPr>
        <w:t>lim</w:t>
      </w:r>
      <w:proofErr w:type="spellEnd"/>
      <w:r w:rsidRPr="00C2703D">
        <w:rPr>
          <w:rFonts w:ascii="Times New Roman" w:eastAsia="LM Roman 9" w:hAnsi="Times New Roman" w:cs="Times New Roman"/>
          <w:sz w:val="24"/>
          <w:szCs w:val="24"/>
        </w:rPr>
        <w:t xml:space="preserve"> and </w:t>
      </w:r>
      <w:r w:rsidRPr="00C2703D">
        <w:rPr>
          <w:rFonts w:ascii="Times New Roman" w:eastAsia="LM Roman 9" w:hAnsi="Times New Roman" w:cs="Times New Roman"/>
          <w:i/>
          <w:sz w:val="24"/>
          <w:szCs w:val="24"/>
        </w:rPr>
        <w:t>C &gt; C</w:t>
      </w:r>
      <w:r w:rsidRPr="00C2703D">
        <w:rPr>
          <w:rFonts w:ascii="Times New Roman" w:eastAsia="LM Roman 9" w:hAnsi="Times New Roman" w:cs="Times New Roman"/>
          <w:i/>
          <w:sz w:val="24"/>
          <w:szCs w:val="24"/>
          <w:vertAlign w:val="subscript"/>
        </w:rPr>
        <w:t>2</w:t>
      </w:r>
      <w:r w:rsidRPr="00C2703D">
        <w:rPr>
          <w:rFonts w:ascii="Times New Roman" w:eastAsia="LM Roman 9" w:hAnsi="Times New Roman" w:cs="Times New Roman"/>
          <w:sz w:val="24"/>
          <w:szCs w:val="24"/>
        </w:rPr>
        <w:t>:</w:t>
      </w:r>
    </w:p>
    <w:p w:rsidR="005754C2" w:rsidRPr="00C2703D" w:rsidRDefault="005754C2">
      <w:pPr>
        <w:spacing w:after="0" w:line="240" w:lineRule="auto"/>
        <w:jc w:val="both"/>
        <w:rPr>
          <w:rFonts w:ascii="Times New Roman" w:hAnsi="Times New Roman" w:cs="Times New Roman"/>
          <w:sz w:val="24"/>
          <w:szCs w:val="24"/>
        </w:rPr>
      </w:pPr>
    </w:p>
    <w:p w:rsidR="005754C2" w:rsidRPr="00C2703D" w:rsidRDefault="00302D4E" w:rsidP="003745D3">
      <w:pPr>
        <w:spacing w:after="0" w:line="240" w:lineRule="auto"/>
        <w:jc w:val="right"/>
        <w:rPr>
          <w:rFonts w:ascii="Times New Roman" w:hAnsi="Times New Roman" w:cs="Times New Roman"/>
          <w:sz w:val="24"/>
          <w:szCs w:val="24"/>
        </w:rPr>
      </w:pPr>
      <w:r w:rsidRPr="00C2703D">
        <w:rPr>
          <w:rFonts w:ascii="Times New Roman" w:hAnsi="Times New Roman" w:cs="Times New Roman"/>
          <w:noProof/>
          <w:sz w:val="24"/>
          <w:szCs w:val="24"/>
          <w:lang w:val="pt-BR" w:eastAsia="pt-BR"/>
        </w:rPr>
        <w:lastRenderedPageBreak/>
        <w:drawing>
          <wp:inline distT="0" distB="0" distL="0" distR="0">
            <wp:extent cx="3328416" cy="941832"/>
            <wp:effectExtent l="0" t="0" r="0" b="0"/>
            <wp:docPr id="16" name="image39.gif"/>
            <wp:cNvGraphicFramePr/>
            <a:graphic xmlns:a="http://schemas.openxmlformats.org/drawingml/2006/main">
              <a:graphicData uri="http://schemas.openxmlformats.org/drawingml/2006/picture">
                <pic:pic xmlns:pic="http://schemas.openxmlformats.org/drawingml/2006/picture">
                  <pic:nvPicPr>
                    <pic:cNvPr id="0" name="image39.gif"/>
                    <pic:cNvPicPr preferRelativeResize="0"/>
                  </pic:nvPicPr>
                  <pic:blipFill>
                    <a:blip r:embed="rId31" cstate="print"/>
                    <a:srcRect t="13582"/>
                    <a:stretch>
                      <a:fillRect/>
                    </a:stretch>
                  </pic:blipFill>
                  <pic:spPr>
                    <a:xfrm>
                      <a:off x="0" y="0"/>
                      <a:ext cx="3328416" cy="941832"/>
                    </a:xfrm>
                    <a:prstGeom prst="rect">
                      <a:avLst/>
                    </a:prstGeom>
                    <a:ln/>
                  </pic:spPr>
                </pic:pic>
              </a:graphicData>
            </a:graphic>
          </wp:inline>
        </w:drawing>
      </w:r>
      <w:r w:rsidR="003745D3" w:rsidRPr="00C2703D">
        <w:rPr>
          <w:rFonts w:ascii="Times New Roman" w:hAnsi="Times New Roman" w:cs="Times New Roman"/>
          <w:sz w:val="24"/>
          <w:szCs w:val="24"/>
        </w:rPr>
        <w:t xml:space="preserve">                                  </w:t>
      </w:r>
      <w:r w:rsidR="00017E73">
        <w:rPr>
          <w:rFonts w:ascii="Times New Roman" w:hAnsi="Times New Roman" w:cs="Times New Roman"/>
          <w:sz w:val="24"/>
          <w:szCs w:val="24"/>
        </w:rPr>
        <w:t>(</w:t>
      </w:r>
      <w:r w:rsidR="003745D3" w:rsidRPr="00C2703D">
        <w:rPr>
          <w:rFonts w:ascii="Times New Roman" w:hAnsi="Times New Roman" w:cs="Times New Roman"/>
          <w:sz w:val="24"/>
          <w:szCs w:val="24"/>
        </w:rPr>
        <w:t>23</w:t>
      </w:r>
      <w:r w:rsidR="00017E73">
        <w:rPr>
          <w:rFonts w:ascii="Times New Roman" w:hAnsi="Times New Roman" w:cs="Times New Roman"/>
          <w:sz w:val="24"/>
          <w:szCs w:val="24"/>
        </w:rPr>
        <w:t>)</w:t>
      </w:r>
    </w:p>
    <w:p w:rsidR="005754C2" w:rsidRPr="00C2703D" w:rsidRDefault="005754C2">
      <w:pPr>
        <w:spacing w:after="0" w:line="240" w:lineRule="auto"/>
        <w:jc w:val="center"/>
        <w:rPr>
          <w:rFonts w:ascii="Times New Roman" w:hAnsi="Times New Roman" w:cs="Times New Roman"/>
          <w:sz w:val="24"/>
          <w:szCs w:val="24"/>
        </w:rPr>
      </w:pPr>
    </w:p>
    <w:p w:rsidR="005754C2" w:rsidRPr="00C2703D" w:rsidRDefault="00302D4E">
      <w:pPr>
        <w:spacing w:after="0" w:line="240" w:lineRule="auto"/>
        <w:ind w:firstLine="450"/>
        <w:jc w:val="both"/>
        <w:rPr>
          <w:rFonts w:ascii="Times New Roman" w:hAnsi="Times New Roman" w:cs="Times New Roman"/>
          <w:sz w:val="24"/>
          <w:szCs w:val="24"/>
        </w:rPr>
      </w:pPr>
      <w:r w:rsidRPr="00C2703D">
        <w:rPr>
          <w:rFonts w:ascii="Times New Roman" w:eastAsia="LM Roman 9" w:hAnsi="Times New Roman" w:cs="Times New Roman"/>
          <w:sz w:val="24"/>
          <w:szCs w:val="24"/>
        </w:rPr>
        <w:t xml:space="preserve">When </w:t>
      </w:r>
      <w:r w:rsidRPr="00C2703D">
        <w:rPr>
          <w:rFonts w:ascii="Times New Roman" w:eastAsia="LM Roman 9" w:hAnsi="Times New Roman" w:cs="Times New Roman"/>
          <w:i/>
          <w:sz w:val="24"/>
          <w:szCs w:val="24"/>
        </w:rPr>
        <w:t xml:space="preserve">C = </w:t>
      </w:r>
      <w:r w:rsidRPr="00C2703D">
        <w:rPr>
          <w:rFonts w:ascii="Times New Roman" w:eastAsia="LM Roman 9" w:hAnsi="Times New Roman" w:cs="Times New Roman"/>
          <w:sz w:val="24"/>
          <w:szCs w:val="24"/>
        </w:rPr>
        <w:t>0 the solute flux is set to zero and the equation is equal to Eq. (</w:t>
      </w:r>
      <w:r w:rsidR="00915750">
        <w:rPr>
          <w:rFonts w:ascii="Times New Roman" w:eastAsia="LM Roman 9" w:hAnsi="Times New Roman" w:cs="Times New Roman"/>
          <w:sz w:val="24"/>
          <w:szCs w:val="24"/>
        </w:rPr>
        <w:t>1</w:t>
      </w:r>
      <w:r w:rsidRPr="00C2703D">
        <w:rPr>
          <w:rFonts w:ascii="Times New Roman" w:eastAsia="LM Roman 9" w:hAnsi="Times New Roman" w:cs="Times New Roman"/>
          <w:sz w:val="24"/>
          <w:szCs w:val="24"/>
        </w:rPr>
        <w:t xml:space="preserve">9). While </w:t>
      </w:r>
      <w:proofErr w:type="spellStart"/>
      <w:r w:rsidRPr="00C2703D">
        <w:rPr>
          <w:rFonts w:ascii="Times New Roman" w:eastAsia="LM Roman 9" w:hAnsi="Times New Roman" w:cs="Times New Roman"/>
          <w:i/>
          <w:sz w:val="24"/>
          <w:szCs w:val="24"/>
        </w:rPr>
        <w:t>C</w:t>
      </w:r>
      <w:r w:rsidRPr="00C2703D">
        <w:rPr>
          <w:rFonts w:ascii="Times New Roman" w:eastAsia="LM Roman 9" w:hAnsi="Times New Roman" w:cs="Times New Roman"/>
          <w:i/>
          <w:sz w:val="24"/>
          <w:szCs w:val="24"/>
          <w:vertAlign w:val="subscript"/>
        </w:rPr>
        <w:t>lim</w:t>
      </w:r>
      <w:proofErr w:type="spellEnd"/>
      <w:r w:rsidRPr="00C2703D">
        <w:rPr>
          <w:rFonts w:ascii="Times New Roman" w:eastAsia="LM Roman 9" w:hAnsi="Times New Roman" w:cs="Times New Roman"/>
          <w:i/>
          <w:sz w:val="24"/>
          <w:szCs w:val="24"/>
        </w:rPr>
        <w:t xml:space="preserve"> </w:t>
      </w:r>
      <w:r w:rsidRPr="00C2703D">
        <w:rPr>
          <w:rFonts w:ascii="Times New Roman" w:eastAsia="Times New Roman" w:hAnsi="Times New Roman" w:cs="Times New Roman"/>
          <w:i/>
          <w:sz w:val="24"/>
          <w:szCs w:val="24"/>
        </w:rPr>
        <w:t>≤</w:t>
      </w:r>
      <w:r w:rsidRPr="00C2703D">
        <w:rPr>
          <w:rFonts w:ascii="Times New Roman" w:eastAsia="LM Roman 9" w:hAnsi="Times New Roman" w:cs="Times New Roman"/>
          <w:i/>
          <w:sz w:val="24"/>
          <w:szCs w:val="24"/>
        </w:rPr>
        <w:t xml:space="preserve"> C </w:t>
      </w:r>
      <w:r w:rsidRPr="00C2703D">
        <w:rPr>
          <w:rFonts w:ascii="Times New Roman" w:eastAsia="Times New Roman" w:hAnsi="Times New Roman" w:cs="Times New Roman"/>
          <w:i/>
          <w:sz w:val="24"/>
          <w:szCs w:val="24"/>
        </w:rPr>
        <w:t>≤</w:t>
      </w:r>
      <w:r w:rsidRPr="00C2703D">
        <w:rPr>
          <w:rFonts w:ascii="Times New Roman" w:eastAsia="LM Roman 9" w:hAnsi="Times New Roman" w:cs="Times New Roman"/>
          <w:i/>
          <w:sz w:val="24"/>
          <w:szCs w:val="24"/>
        </w:rPr>
        <w:t xml:space="preserve"> C</w:t>
      </w:r>
      <w:r w:rsidRPr="00C2703D">
        <w:rPr>
          <w:rFonts w:ascii="Times New Roman" w:eastAsia="LM Roman 9" w:hAnsi="Times New Roman" w:cs="Times New Roman"/>
          <w:i/>
          <w:sz w:val="24"/>
          <w:szCs w:val="24"/>
          <w:vertAlign w:val="subscript"/>
        </w:rPr>
        <w:t>2</w:t>
      </w:r>
      <w:r w:rsidRPr="00C2703D">
        <w:rPr>
          <w:rFonts w:ascii="Times New Roman" w:eastAsia="LM Roman 9" w:hAnsi="Times New Roman" w:cs="Times New Roman"/>
          <w:sz w:val="24"/>
          <w:szCs w:val="24"/>
        </w:rPr>
        <w:t>, the solute flux density is constant and the equation is equal to Eq. (</w:t>
      </w:r>
      <w:r w:rsidR="00915750">
        <w:rPr>
          <w:rFonts w:ascii="Times New Roman" w:eastAsia="LM Roman 9" w:hAnsi="Times New Roman" w:cs="Times New Roman"/>
          <w:sz w:val="24"/>
          <w:szCs w:val="24"/>
        </w:rPr>
        <w:t>21</w:t>
      </w:r>
      <w:r w:rsidRPr="00C2703D">
        <w:rPr>
          <w:rFonts w:ascii="Times New Roman" w:eastAsia="LM Roman 9" w:hAnsi="Times New Roman" w:cs="Times New Roman"/>
          <w:sz w:val="24"/>
          <w:szCs w:val="24"/>
        </w:rPr>
        <w:t>).</w:t>
      </w:r>
    </w:p>
    <w:p w:rsidR="005754C2" w:rsidRPr="00C2703D" w:rsidRDefault="00302D4E">
      <w:pPr>
        <w:spacing w:after="0" w:line="240" w:lineRule="auto"/>
        <w:ind w:firstLine="450"/>
        <w:jc w:val="both"/>
        <w:rPr>
          <w:rFonts w:ascii="Times New Roman" w:hAnsi="Times New Roman" w:cs="Times New Roman"/>
          <w:sz w:val="24"/>
          <w:szCs w:val="24"/>
        </w:rPr>
      </w:pPr>
      <w:r w:rsidRPr="00C2703D">
        <w:rPr>
          <w:rFonts w:ascii="Times New Roman" w:eastAsia="LM Roman 9" w:hAnsi="Times New Roman" w:cs="Times New Roman"/>
          <w:sz w:val="24"/>
          <w:szCs w:val="24"/>
        </w:rPr>
        <w:t>Rearrangement of Eq. (</w:t>
      </w:r>
      <w:r w:rsidR="00915750">
        <w:rPr>
          <w:rFonts w:ascii="Times New Roman" w:eastAsia="LM Roman 9" w:hAnsi="Times New Roman" w:cs="Times New Roman"/>
          <w:sz w:val="24"/>
          <w:szCs w:val="24"/>
        </w:rPr>
        <w:t>23</w:t>
      </w:r>
      <w:r w:rsidRPr="00C2703D">
        <w:rPr>
          <w:rFonts w:ascii="Times New Roman" w:eastAsia="LM Roman 9" w:hAnsi="Times New Roman" w:cs="Times New Roman"/>
          <w:sz w:val="24"/>
          <w:szCs w:val="24"/>
        </w:rPr>
        <w:t>) to Eq. (</w:t>
      </w:r>
      <w:r w:rsidR="00915750">
        <w:rPr>
          <w:rFonts w:ascii="Times New Roman" w:eastAsia="LM Roman 9" w:hAnsi="Times New Roman" w:cs="Times New Roman"/>
          <w:sz w:val="24"/>
          <w:szCs w:val="24"/>
        </w:rPr>
        <w:t>14</w:t>
      </w:r>
      <w:r w:rsidRPr="00C2703D">
        <w:rPr>
          <w:rFonts w:ascii="Times New Roman" w:eastAsia="LM Roman 9" w:hAnsi="Times New Roman" w:cs="Times New Roman"/>
          <w:sz w:val="24"/>
          <w:szCs w:val="24"/>
        </w:rPr>
        <w:t>) results in the following coefficients:</w:t>
      </w:r>
    </w:p>
    <w:p w:rsidR="005754C2" w:rsidRPr="00C2703D" w:rsidRDefault="005754C2">
      <w:pPr>
        <w:spacing w:after="0" w:line="240" w:lineRule="auto"/>
        <w:jc w:val="both"/>
        <w:rPr>
          <w:rFonts w:ascii="Times New Roman" w:hAnsi="Times New Roman" w:cs="Times New Roman"/>
          <w:sz w:val="24"/>
          <w:szCs w:val="24"/>
        </w:rPr>
      </w:pPr>
    </w:p>
    <w:p w:rsidR="005754C2" w:rsidRPr="00C2703D" w:rsidRDefault="00302D4E" w:rsidP="003745D3">
      <w:pPr>
        <w:spacing w:after="0" w:line="240" w:lineRule="auto"/>
        <w:jc w:val="right"/>
        <w:rPr>
          <w:rFonts w:ascii="Times New Roman" w:hAnsi="Times New Roman" w:cs="Times New Roman"/>
          <w:sz w:val="24"/>
          <w:szCs w:val="24"/>
        </w:rPr>
      </w:pPr>
      <w:r w:rsidRPr="00C2703D">
        <w:rPr>
          <w:rFonts w:ascii="Times New Roman" w:hAnsi="Times New Roman" w:cs="Times New Roman"/>
          <w:noProof/>
          <w:sz w:val="24"/>
          <w:szCs w:val="24"/>
          <w:lang w:val="pt-BR" w:eastAsia="pt-BR"/>
        </w:rPr>
        <w:drawing>
          <wp:inline distT="0" distB="0" distL="0" distR="0">
            <wp:extent cx="3904488" cy="685800"/>
            <wp:effectExtent l="0" t="0" r="0" b="0"/>
            <wp:docPr id="17" name="image40.gif"/>
            <wp:cNvGraphicFramePr/>
            <a:graphic xmlns:a="http://schemas.openxmlformats.org/drawingml/2006/main">
              <a:graphicData uri="http://schemas.openxmlformats.org/drawingml/2006/picture">
                <pic:pic xmlns:pic="http://schemas.openxmlformats.org/drawingml/2006/picture">
                  <pic:nvPicPr>
                    <pic:cNvPr id="0" name="image40.gif"/>
                    <pic:cNvPicPr preferRelativeResize="0"/>
                  </pic:nvPicPr>
                  <pic:blipFill>
                    <a:blip r:embed="rId32" cstate="print"/>
                    <a:srcRect t="16770"/>
                    <a:stretch>
                      <a:fillRect/>
                    </a:stretch>
                  </pic:blipFill>
                  <pic:spPr>
                    <a:xfrm>
                      <a:off x="0" y="0"/>
                      <a:ext cx="3904488" cy="685800"/>
                    </a:xfrm>
                    <a:prstGeom prst="rect">
                      <a:avLst/>
                    </a:prstGeom>
                    <a:ln/>
                  </pic:spPr>
                </pic:pic>
              </a:graphicData>
            </a:graphic>
          </wp:inline>
        </w:drawing>
      </w:r>
      <w:r w:rsidR="003745D3" w:rsidRPr="00C2703D">
        <w:rPr>
          <w:rFonts w:ascii="Times New Roman" w:hAnsi="Times New Roman" w:cs="Times New Roman"/>
          <w:sz w:val="24"/>
          <w:szCs w:val="24"/>
        </w:rPr>
        <w:t xml:space="preserve">                         (24)</w:t>
      </w:r>
    </w:p>
    <w:p w:rsidR="005754C2" w:rsidRPr="00C2703D" w:rsidRDefault="005754C2">
      <w:pPr>
        <w:spacing w:after="0" w:line="240" w:lineRule="auto"/>
        <w:jc w:val="center"/>
        <w:rPr>
          <w:rFonts w:ascii="Times New Roman" w:hAnsi="Times New Roman" w:cs="Times New Roman"/>
          <w:sz w:val="24"/>
          <w:szCs w:val="24"/>
        </w:rPr>
      </w:pPr>
    </w:p>
    <w:p w:rsidR="005754C2" w:rsidRPr="00C2703D" w:rsidRDefault="00302D4E">
      <w:pPr>
        <w:spacing w:after="0" w:line="240" w:lineRule="auto"/>
        <w:ind w:firstLine="456"/>
        <w:jc w:val="both"/>
        <w:rPr>
          <w:rFonts w:ascii="Times New Roman" w:hAnsi="Times New Roman" w:cs="Times New Roman"/>
          <w:sz w:val="24"/>
          <w:szCs w:val="24"/>
        </w:rPr>
      </w:pPr>
      <w:r w:rsidRPr="00C2703D">
        <w:rPr>
          <w:rFonts w:ascii="Times New Roman" w:eastAsia="LM Roman 9" w:hAnsi="Times New Roman" w:cs="Times New Roman"/>
          <w:b/>
          <w:sz w:val="24"/>
          <w:szCs w:val="24"/>
        </w:rPr>
        <w:t>d) Nonlinear concentration dependent model (NLU)</w:t>
      </w:r>
    </w:p>
    <w:p w:rsidR="005754C2" w:rsidRPr="00C2703D" w:rsidRDefault="00302D4E">
      <w:pPr>
        <w:spacing w:after="0" w:line="240" w:lineRule="auto"/>
        <w:ind w:firstLine="456"/>
        <w:jc w:val="both"/>
        <w:rPr>
          <w:rFonts w:ascii="Times New Roman" w:eastAsia="LM Roman 9" w:hAnsi="Times New Roman" w:cs="Times New Roman"/>
          <w:sz w:val="24"/>
          <w:szCs w:val="24"/>
        </w:rPr>
      </w:pPr>
      <w:r w:rsidRPr="00C2703D">
        <w:rPr>
          <w:rFonts w:ascii="Times New Roman" w:eastAsia="LM Roman 9" w:hAnsi="Times New Roman" w:cs="Times New Roman"/>
          <w:sz w:val="24"/>
          <w:szCs w:val="24"/>
        </w:rPr>
        <w:t xml:space="preserve">Applying boundary conditions of </w:t>
      </w:r>
      <w:r w:rsidR="00F2104A" w:rsidRPr="00C2703D">
        <w:rPr>
          <w:rFonts w:ascii="Times New Roman" w:eastAsia="LM Roman 9" w:hAnsi="Times New Roman" w:cs="Times New Roman"/>
          <w:sz w:val="24"/>
          <w:szCs w:val="24"/>
        </w:rPr>
        <w:t>non</w:t>
      </w:r>
      <w:r w:rsidRPr="00C2703D">
        <w:rPr>
          <w:rFonts w:ascii="Times New Roman" w:eastAsia="LM Roman 9" w:hAnsi="Times New Roman" w:cs="Times New Roman"/>
          <w:sz w:val="24"/>
          <w:szCs w:val="24"/>
        </w:rPr>
        <w:t xml:space="preserve">linear concentration dependent solute flux, the first and second term of the right-hand side of Eq. (13) are equal to </w:t>
      </w:r>
      <w:r w:rsidR="003745D3" w:rsidRPr="00C2703D">
        <w:rPr>
          <w:rFonts w:ascii="Times New Roman" w:eastAsia="LM Roman 9" w:hAnsi="Times New Roman" w:cs="Times New Roman"/>
          <w:i/>
          <w:sz w:val="24"/>
          <w:szCs w:val="24"/>
        </w:rPr>
        <w:t>–</w:t>
      </w:r>
      <w:r w:rsidRPr="00C2703D">
        <w:rPr>
          <w:rFonts w:ascii="Times New Roman" w:eastAsia="LM Roman 9" w:hAnsi="Times New Roman" w:cs="Times New Roman"/>
          <w:i/>
          <w:sz w:val="24"/>
          <w:szCs w:val="24"/>
        </w:rPr>
        <w:t>(</w:t>
      </w:r>
      <w:proofErr w:type="spellStart"/>
      <w:r w:rsidRPr="00C2703D">
        <w:rPr>
          <w:rFonts w:ascii="Times New Roman" w:eastAsia="LM Roman 9" w:hAnsi="Times New Roman" w:cs="Times New Roman"/>
          <w:i/>
          <w:sz w:val="24"/>
          <w:szCs w:val="24"/>
        </w:rPr>
        <w:t>I</w:t>
      </w:r>
      <w:r w:rsidRPr="00C2703D">
        <w:rPr>
          <w:rFonts w:ascii="Times New Roman" w:eastAsia="LM Roman 9" w:hAnsi="Times New Roman" w:cs="Times New Roman"/>
          <w:i/>
          <w:sz w:val="24"/>
          <w:szCs w:val="24"/>
          <w:vertAlign w:val="subscript"/>
        </w:rPr>
        <w:t>m</w:t>
      </w:r>
      <w:proofErr w:type="spellEnd"/>
      <w:r w:rsidRPr="00C2703D">
        <w:rPr>
          <w:rFonts w:ascii="Times New Roman" w:eastAsia="LM Roman 9" w:hAnsi="Times New Roman" w:cs="Times New Roman"/>
          <w:i/>
          <w:sz w:val="24"/>
          <w:szCs w:val="24"/>
        </w:rPr>
        <w:t>/</w:t>
      </w:r>
      <w:r w:rsidR="00F41ED6" w:rsidRPr="00C2703D">
        <w:rPr>
          <w:rFonts w:ascii="Times New Roman" w:eastAsia="LM Roman 9" w:hAnsi="Times New Roman" w:cs="Times New Roman"/>
          <w:i/>
          <w:sz w:val="24"/>
          <w:szCs w:val="24"/>
        </w:rPr>
        <w:t>[2π</w:t>
      </w:r>
      <w:r w:rsidR="00097C64" w:rsidRPr="00C2703D">
        <w:rPr>
          <w:rFonts w:ascii="Times New Roman" w:eastAsia="LM Roman 9" w:hAnsi="Times New Roman" w:cs="Times New Roman"/>
          <w:i/>
          <w:sz w:val="24"/>
          <w:szCs w:val="24"/>
        </w:rPr>
        <w:t>r</w:t>
      </w:r>
      <w:r w:rsidR="00097C64" w:rsidRPr="00C2703D">
        <w:rPr>
          <w:rFonts w:ascii="Times New Roman" w:eastAsia="LM Roman 9" w:hAnsi="Times New Roman" w:cs="Times New Roman"/>
          <w:i/>
          <w:sz w:val="24"/>
          <w:szCs w:val="24"/>
          <w:vertAlign w:val="subscript"/>
        </w:rPr>
        <w:t>0</w:t>
      </w:r>
      <w:r w:rsidR="00097C64" w:rsidRPr="00C2703D">
        <w:rPr>
          <w:rFonts w:ascii="Times New Roman" w:eastAsia="LM Roman 9" w:hAnsi="Times New Roman" w:cs="Times New Roman"/>
          <w:i/>
          <w:sz w:val="24"/>
          <w:szCs w:val="24"/>
        </w:rPr>
        <w:t>L</w:t>
      </w:r>
      <w:r w:rsidRPr="00C2703D">
        <w:rPr>
          <w:rFonts w:ascii="Times New Roman" w:eastAsia="LM Roman 9" w:hAnsi="Times New Roman" w:cs="Times New Roman"/>
          <w:i/>
          <w:sz w:val="24"/>
          <w:szCs w:val="24"/>
        </w:rPr>
        <w:t>(K</w:t>
      </w:r>
      <w:r w:rsidRPr="00C2703D">
        <w:rPr>
          <w:rFonts w:ascii="Times New Roman" w:eastAsia="LM Roman 9" w:hAnsi="Times New Roman" w:cs="Times New Roman"/>
          <w:i/>
          <w:sz w:val="24"/>
          <w:szCs w:val="24"/>
          <w:vertAlign w:val="subscript"/>
        </w:rPr>
        <w:t>m</w:t>
      </w:r>
      <w:r w:rsidRPr="00C2703D">
        <w:rPr>
          <w:rFonts w:ascii="Times New Roman" w:eastAsia="LM Roman 9" w:hAnsi="Times New Roman" w:cs="Times New Roman"/>
          <w:i/>
          <w:sz w:val="24"/>
          <w:szCs w:val="24"/>
        </w:rPr>
        <w:t>+C</w:t>
      </w:r>
      <w:r w:rsidRPr="00C2703D">
        <w:rPr>
          <w:rFonts w:ascii="Times New Roman" w:eastAsia="LM Roman 9" w:hAnsi="Times New Roman" w:cs="Times New Roman"/>
          <w:i/>
          <w:sz w:val="24"/>
          <w:szCs w:val="24"/>
          <w:vertAlign w:val="subscript"/>
        </w:rPr>
        <w:t>1</w:t>
      </w:r>
      <w:r w:rsidRPr="00C2703D">
        <w:rPr>
          <w:rFonts w:ascii="Times New Roman" w:eastAsia="LM Roman 9" w:hAnsi="Times New Roman" w:cs="Times New Roman"/>
          <w:i/>
          <w:sz w:val="24"/>
          <w:szCs w:val="24"/>
          <w:vertAlign w:val="superscript"/>
        </w:rPr>
        <w:t>j+1</w:t>
      </w:r>
      <w:r w:rsidRPr="00C2703D">
        <w:rPr>
          <w:rFonts w:ascii="Times New Roman" w:eastAsia="LM Roman 9" w:hAnsi="Times New Roman" w:cs="Times New Roman"/>
          <w:i/>
          <w:sz w:val="24"/>
          <w:szCs w:val="24"/>
        </w:rPr>
        <w:t>)</w:t>
      </w:r>
      <w:r w:rsidR="00F41ED6" w:rsidRPr="00C2703D">
        <w:rPr>
          <w:rFonts w:ascii="Times New Roman" w:eastAsia="LM Roman 9" w:hAnsi="Times New Roman" w:cs="Times New Roman"/>
          <w:i/>
          <w:sz w:val="24"/>
          <w:szCs w:val="24"/>
        </w:rPr>
        <w:t>]</w:t>
      </w:r>
      <w:r w:rsidRPr="00C2703D">
        <w:rPr>
          <w:rFonts w:ascii="Times New Roman" w:eastAsia="LM Roman 9" w:hAnsi="Times New Roman" w:cs="Times New Roman"/>
          <w:i/>
          <w:sz w:val="24"/>
          <w:szCs w:val="24"/>
        </w:rPr>
        <w:t xml:space="preserve"> + q</w:t>
      </w:r>
      <w:r w:rsidRPr="00C2703D">
        <w:rPr>
          <w:rFonts w:ascii="Times New Roman" w:eastAsia="LM Roman 9" w:hAnsi="Times New Roman" w:cs="Times New Roman"/>
          <w:i/>
          <w:sz w:val="24"/>
          <w:szCs w:val="24"/>
          <w:vertAlign w:val="subscript"/>
        </w:rPr>
        <w:t>0</w:t>
      </w:r>
      <w:r w:rsidRPr="00C2703D">
        <w:rPr>
          <w:rFonts w:ascii="Times New Roman" w:eastAsia="LM Roman 9" w:hAnsi="Times New Roman" w:cs="Times New Roman"/>
          <w:i/>
          <w:sz w:val="24"/>
          <w:szCs w:val="24"/>
        </w:rPr>
        <w:t>)C</w:t>
      </w:r>
      <w:r w:rsidRPr="00C2703D">
        <w:rPr>
          <w:rFonts w:ascii="Times New Roman" w:eastAsia="LM Roman 9" w:hAnsi="Times New Roman" w:cs="Times New Roman"/>
          <w:i/>
          <w:sz w:val="24"/>
          <w:szCs w:val="24"/>
          <w:vertAlign w:val="subscript"/>
        </w:rPr>
        <w:t>1</w:t>
      </w:r>
      <w:r w:rsidRPr="00C2703D">
        <w:rPr>
          <w:rFonts w:ascii="Times New Roman" w:eastAsia="LM Roman 9" w:hAnsi="Times New Roman" w:cs="Times New Roman"/>
          <w:i/>
          <w:sz w:val="24"/>
          <w:szCs w:val="24"/>
          <w:vertAlign w:val="superscript"/>
        </w:rPr>
        <w:t>j+1</w:t>
      </w:r>
      <w:r w:rsidRPr="00C2703D">
        <w:rPr>
          <w:rFonts w:ascii="Times New Roman" w:eastAsia="LM Roman 9" w:hAnsi="Times New Roman" w:cs="Times New Roman"/>
          <w:i/>
          <w:sz w:val="24"/>
          <w:szCs w:val="24"/>
        </w:rPr>
        <w:t xml:space="preserve"> ∆r</w:t>
      </w:r>
      <w:r w:rsidRPr="00C2703D">
        <w:rPr>
          <w:rFonts w:ascii="Times New Roman" w:eastAsia="LM Roman 9" w:hAnsi="Times New Roman" w:cs="Times New Roman"/>
          <w:i/>
          <w:sz w:val="24"/>
          <w:szCs w:val="24"/>
          <w:vertAlign w:val="subscript"/>
        </w:rPr>
        <w:t>1</w:t>
      </w:r>
      <w:r w:rsidRPr="00C2703D">
        <w:rPr>
          <w:rFonts w:ascii="Times New Roman" w:eastAsia="LM Roman 9" w:hAnsi="Times New Roman" w:cs="Times New Roman"/>
          <w:sz w:val="24"/>
          <w:szCs w:val="24"/>
        </w:rPr>
        <w:t xml:space="preserve"> while </w:t>
      </w:r>
      <w:r w:rsidRPr="00C2703D">
        <w:rPr>
          <w:rFonts w:ascii="Times New Roman" w:eastAsia="LM Roman 9" w:hAnsi="Times New Roman" w:cs="Times New Roman"/>
          <w:i/>
          <w:sz w:val="24"/>
          <w:szCs w:val="24"/>
        </w:rPr>
        <w:t xml:space="preserve">C &lt; </w:t>
      </w:r>
      <w:proofErr w:type="spellStart"/>
      <w:r w:rsidRPr="00C2703D">
        <w:rPr>
          <w:rFonts w:ascii="Times New Roman" w:eastAsia="LM Roman 9" w:hAnsi="Times New Roman" w:cs="Times New Roman"/>
          <w:i/>
          <w:sz w:val="24"/>
          <w:szCs w:val="24"/>
        </w:rPr>
        <w:t>C</w:t>
      </w:r>
      <w:r w:rsidRPr="00C2703D">
        <w:rPr>
          <w:rFonts w:ascii="Times New Roman" w:eastAsia="LM Roman 9" w:hAnsi="Times New Roman" w:cs="Times New Roman"/>
          <w:i/>
          <w:sz w:val="24"/>
          <w:szCs w:val="24"/>
          <w:vertAlign w:val="subscript"/>
        </w:rPr>
        <w:t>lim</w:t>
      </w:r>
      <w:proofErr w:type="spellEnd"/>
      <w:r w:rsidRPr="00C2703D">
        <w:rPr>
          <w:rFonts w:ascii="Times New Roman" w:eastAsia="LM Roman 9" w:hAnsi="Times New Roman" w:cs="Times New Roman"/>
          <w:sz w:val="24"/>
          <w:szCs w:val="24"/>
        </w:rPr>
        <w:t xml:space="preserve"> and </w:t>
      </w:r>
      <w:r w:rsidRPr="00C2703D">
        <w:rPr>
          <w:rFonts w:ascii="Times New Roman" w:eastAsia="LM Roman 9" w:hAnsi="Times New Roman" w:cs="Times New Roman"/>
          <w:i/>
          <w:sz w:val="24"/>
          <w:szCs w:val="24"/>
        </w:rPr>
        <w:t>C &gt; C</w:t>
      </w:r>
      <w:r w:rsidRPr="00C2703D">
        <w:rPr>
          <w:rFonts w:ascii="Times New Roman" w:eastAsia="LM Roman 9" w:hAnsi="Times New Roman" w:cs="Times New Roman"/>
          <w:i/>
          <w:sz w:val="24"/>
          <w:szCs w:val="24"/>
          <w:vertAlign w:val="subscript"/>
        </w:rPr>
        <w:t>2</w:t>
      </w:r>
      <w:r w:rsidRPr="00C2703D">
        <w:rPr>
          <w:rFonts w:ascii="Times New Roman" w:eastAsia="LM Roman 9" w:hAnsi="Times New Roman" w:cs="Times New Roman"/>
          <w:sz w:val="24"/>
          <w:szCs w:val="24"/>
        </w:rPr>
        <w:t>:</w:t>
      </w:r>
    </w:p>
    <w:p w:rsidR="005754C2" w:rsidRPr="00C2703D" w:rsidRDefault="005754C2">
      <w:pPr>
        <w:spacing w:after="0" w:line="240" w:lineRule="auto"/>
        <w:ind w:firstLine="456"/>
        <w:jc w:val="both"/>
        <w:rPr>
          <w:rFonts w:ascii="Times New Roman" w:hAnsi="Times New Roman" w:cs="Times New Roman"/>
          <w:sz w:val="24"/>
          <w:szCs w:val="24"/>
        </w:rPr>
      </w:pPr>
    </w:p>
    <w:p w:rsidR="00561C81" w:rsidRPr="00C2703D" w:rsidRDefault="00561C81" w:rsidP="003745D3">
      <w:pPr>
        <w:spacing w:after="0" w:line="240" w:lineRule="auto"/>
        <w:ind w:firstLine="456"/>
        <w:jc w:val="right"/>
        <w:rPr>
          <w:rFonts w:ascii="Times New Roman" w:hAnsi="Times New Roman" w:cs="Times New Roman"/>
          <w:sz w:val="24"/>
          <w:szCs w:val="24"/>
        </w:rPr>
      </w:pPr>
      <w:r w:rsidRPr="00C2703D">
        <w:rPr>
          <w:rFonts w:ascii="Times New Roman" w:hAnsi="Times New Roman" w:cs="Times New Roman"/>
          <w:noProof/>
          <w:sz w:val="24"/>
          <w:szCs w:val="24"/>
          <w:lang w:val="pt-BR" w:eastAsia="pt-BR"/>
        </w:rPr>
        <w:drawing>
          <wp:inline distT="0" distB="0" distL="0" distR="0">
            <wp:extent cx="3474720" cy="932688"/>
            <wp:effectExtent l="0" t="0" r="0" b="127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c_NLU_1.gif"/>
                    <pic:cNvPicPr/>
                  </pic:nvPicPr>
                  <pic:blipFill>
                    <a:blip r:embed="rId3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474720" cy="932688"/>
                    </a:xfrm>
                    <a:prstGeom prst="rect">
                      <a:avLst/>
                    </a:prstGeom>
                  </pic:spPr>
                </pic:pic>
              </a:graphicData>
            </a:graphic>
          </wp:inline>
        </w:drawing>
      </w:r>
      <w:r w:rsidR="003745D3" w:rsidRPr="00C2703D">
        <w:rPr>
          <w:rFonts w:ascii="Times New Roman" w:hAnsi="Times New Roman" w:cs="Times New Roman"/>
          <w:sz w:val="24"/>
          <w:szCs w:val="24"/>
        </w:rPr>
        <w:t xml:space="preserve">                               (25)</w:t>
      </w:r>
    </w:p>
    <w:p w:rsidR="005754C2" w:rsidRPr="00C2703D" w:rsidRDefault="005754C2">
      <w:pPr>
        <w:spacing w:after="0" w:line="240" w:lineRule="auto"/>
        <w:ind w:firstLine="456"/>
        <w:jc w:val="center"/>
        <w:rPr>
          <w:rFonts w:ascii="Times New Roman" w:hAnsi="Times New Roman" w:cs="Times New Roman"/>
          <w:sz w:val="24"/>
          <w:szCs w:val="24"/>
        </w:rPr>
      </w:pPr>
    </w:p>
    <w:p w:rsidR="005754C2" w:rsidRPr="00C2703D" w:rsidRDefault="00302D4E">
      <w:pPr>
        <w:spacing w:after="0" w:line="240" w:lineRule="auto"/>
        <w:ind w:firstLine="456"/>
        <w:jc w:val="both"/>
        <w:rPr>
          <w:rFonts w:ascii="Times New Roman" w:hAnsi="Times New Roman" w:cs="Times New Roman"/>
          <w:sz w:val="24"/>
          <w:szCs w:val="24"/>
        </w:rPr>
      </w:pPr>
      <w:r w:rsidRPr="00C2703D">
        <w:rPr>
          <w:rFonts w:ascii="Times New Roman" w:eastAsia="LM Roman 9" w:hAnsi="Times New Roman" w:cs="Times New Roman"/>
          <w:sz w:val="24"/>
          <w:szCs w:val="24"/>
        </w:rPr>
        <w:t xml:space="preserve">Rearrangement of </w:t>
      </w:r>
      <w:r w:rsidR="00915750">
        <w:rPr>
          <w:rFonts w:ascii="Times New Roman" w:eastAsia="LM Roman 9" w:hAnsi="Times New Roman" w:cs="Times New Roman"/>
          <w:sz w:val="24"/>
          <w:szCs w:val="24"/>
        </w:rPr>
        <w:t>E</w:t>
      </w:r>
      <w:r w:rsidRPr="00C2703D">
        <w:rPr>
          <w:rFonts w:ascii="Times New Roman" w:eastAsia="LM Roman 9" w:hAnsi="Times New Roman" w:cs="Times New Roman"/>
          <w:sz w:val="24"/>
          <w:szCs w:val="24"/>
        </w:rPr>
        <w:t xml:space="preserve">q. </w:t>
      </w:r>
      <w:r w:rsidR="00915750">
        <w:rPr>
          <w:rFonts w:ascii="Times New Roman" w:eastAsia="LM Roman 9" w:hAnsi="Times New Roman" w:cs="Times New Roman"/>
          <w:sz w:val="24"/>
          <w:szCs w:val="24"/>
        </w:rPr>
        <w:t>(25)</w:t>
      </w:r>
      <w:r w:rsidRPr="00C2703D">
        <w:rPr>
          <w:rFonts w:ascii="Times New Roman" w:eastAsia="LM Roman 9" w:hAnsi="Times New Roman" w:cs="Times New Roman"/>
          <w:sz w:val="24"/>
          <w:szCs w:val="24"/>
        </w:rPr>
        <w:t xml:space="preserve"> to </w:t>
      </w:r>
      <w:r w:rsidR="00915750">
        <w:rPr>
          <w:rFonts w:ascii="Times New Roman" w:eastAsia="LM Roman 9" w:hAnsi="Times New Roman" w:cs="Times New Roman"/>
          <w:sz w:val="24"/>
          <w:szCs w:val="24"/>
        </w:rPr>
        <w:t>E</w:t>
      </w:r>
      <w:r w:rsidRPr="00C2703D">
        <w:rPr>
          <w:rFonts w:ascii="Times New Roman" w:eastAsia="LM Roman 9" w:hAnsi="Times New Roman" w:cs="Times New Roman"/>
          <w:sz w:val="24"/>
          <w:szCs w:val="24"/>
        </w:rPr>
        <w:t>q. (</w:t>
      </w:r>
      <w:r w:rsidR="00915750">
        <w:rPr>
          <w:rFonts w:ascii="Times New Roman" w:eastAsia="LM Roman 9" w:hAnsi="Times New Roman" w:cs="Times New Roman"/>
          <w:sz w:val="24"/>
          <w:szCs w:val="24"/>
        </w:rPr>
        <w:t>13</w:t>
      </w:r>
      <w:r w:rsidRPr="00C2703D">
        <w:rPr>
          <w:rFonts w:ascii="Times New Roman" w:eastAsia="LM Roman 9" w:hAnsi="Times New Roman" w:cs="Times New Roman"/>
          <w:sz w:val="24"/>
          <w:szCs w:val="24"/>
        </w:rPr>
        <w:t>) results in the following coefficients:</w:t>
      </w:r>
    </w:p>
    <w:p w:rsidR="005754C2" w:rsidRPr="00C2703D" w:rsidRDefault="005754C2">
      <w:pPr>
        <w:spacing w:after="0" w:line="240" w:lineRule="auto"/>
        <w:ind w:firstLine="456"/>
        <w:jc w:val="both"/>
        <w:rPr>
          <w:rFonts w:ascii="Times New Roman" w:hAnsi="Times New Roman" w:cs="Times New Roman"/>
          <w:sz w:val="24"/>
          <w:szCs w:val="24"/>
        </w:rPr>
      </w:pPr>
    </w:p>
    <w:p w:rsidR="00561C81" w:rsidRPr="00C2703D" w:rsidRDefault="00561C81" w:rsidP="003745D3">
      <w:pPr>
        <w:spacing w:after="0" w:line="240" w:lineRule="auto"/>
        <w:ind w:firstLine="456"/>
        <w:jc w:val="right"/>
        <w:rPr>
          <w:rFonts w:ascii="Times New Roman" w:hAnsi="Times New Roman" w:cs="Times New Roman"/>
          <w:sz w:val="24"/>
          <w:szCs w:val="24"/>
        </w:rPr>
      </w:pPr>
      <w:r w:rsidRPr="00C2703D">
        <w:rPr>
          <w:rFonts w:ascii="Times New Roman" w:hAnsi="Times New Roman" w:cs="Times New Roman"/>
          <w:noProof/>
          <w:sz w:val="24"/>
          <w:szCs w:val="24"/>
          <w:lang w:val="pt-BR" w:eastAsia="pt-BR"/>
        </w:rPr>
        <w:drawing>
          <wp:inline distT="0" distB="0" distL="0" distR="0">
            <wp:extent cx="5056632" cy="621792"/>
            <wp:effectExtent l="0" t="0" r="0" b="6985"/>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c_NLU_2.gif"/>
                    <pic:cNvPicPr/>
                  </pic:nvPicPr>
                  <pic:blipFill>
                    <a:blip r:embed="rId3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056632" cy="621792"/>
                    </a:xfrm>
                    <a:prstGeom prst="rect">
                      <a:avLst/>
                    </a:prstGeom>
                  </pic:spPr>
                </pic:pic>
              </a:graphicData>
            </a:graphic>
          </wp:inline>
        </w:drawing>
      </w:r>
      <w:r w:rsidR="003745D3" w:rsidRPr="00C2703D">
        <w:rPr>
          <w:rFonts w:ascii="Times New Roman" w:hAnsi="Times New Roman" w:cs="Times New Roman"/>
          <w:sz w:val="24"/>
          <w:szCs w:val="24"/>
        </w:rPr>
        <w:t xml:space="preserve">     (26)</w:t>
      </w:r>
    </w:p>
    <w:p w:rsidR="005754C2" w:rsidRPr="00C2703D" w:rsidRDefault="005754C2">
      <w:pPr>
        <w:spacing w:after="0" w:line="240" w:lineRule="auto"/>
        <w:ind w:firstLine="456"/>
        <w:jc w:val="both"/>
        <w:rPr>
          <w:rFonts w:ascii="Times New Roman" w:hAnsi="Times New Roman" w:cs="Times New Roman"/>
          <w:sz w:val="24"/>
          <w:szCs w:val="24"/>
        </w:rPr>
      </w:pPr>
    </w:p>
    <w:p w:rsidR="005754C2" w:rsidRPr="00C2703D" w:rsidRDefault="00302D4E" w:rsidP="00A874A1">
      <w:pPr>
        <w:spacing w:after="0" w:line="240" w:lineRule="auto"/>
        <w:ind w:firstLine="456"/>
        <w:jc w:val="both"/>
        <w:rPr>
          <w:rFonts w:ascii="Times New Roman" w:hAnsi="Times New Roman" w:cs="Times New Roman"/>
          <w:color w:val="000000" w:themeColor="text1"/>
          <w:sz w:val="24"/>
          <w:szCs w:val="24"/>
        </w:rPr>
      </w:pPr>
      <w:r w:rsidRPr="00C2703D">
        <w:rPr>
          <w:rFonts w:ascii="Times New Roman" w:eastAsia="LM Roman 9" w:hAnsi="Times New Roman" w:cs="Times New Roman"/>
          <w:color w:val="000000" w:themeColor="text1"/>
          <w:sz w:val="24"/>
          <w:szCs w:val="24"/>
        </w:rPr>
        <w:t>The value of C</w:t>
      </w:r>
      <w:r w:rsidRPr="00C2703D">
        <w:rPr>
          <w:rFonts w:ascii="Times New Roman" w:eastAsia="LM Roman 9" w:hAnsi="Times New Roman" w:cs="Times New Roman"/>
          <w:color w:val="000000" w:themeColor="text1"/>
          <w:sz w:val="24"/>
          <w:szCs w:val="24"/>
          <w:vertAlign w:val="subscript"/>
        </w:rPr>
        <w:t>1</w:t>
      </w:r>
      <w:r w:rsidRPr="00C2703D">
        <w:rPr>
          <w:rFonts w:ascii="Times New Roman" w:eastAsia="LM Roman 9" w:hAnsi="Times New Roman" w:cs="Times New Roman"/>
          <w:color w:val="000000" w:themeColor="text1"/>
          <w:sz w:val="24"/>
          <w:szCs w:val="24"/>
          <w:vertAlign w:val="superscript"/>
        </w:rPr>
        <w:t>j+1</w:t>
      </w:r>
      <w:r w:rsidRPr="00C2703D">
        <w:rPr>
          <w:rFonts w:ascii="Times New Roman" w:eastAsia="LM Roman 9" w:hAnsi="Times New Roman" w:cs="Times New Roman"/>
          <w:color w:val="000000" w:themeColor="text1"/>
          <w:sz w:val="24"/>
          <w:szCs w:val="24"/>
        </w:rPr>
        <w:t xml:space="preserve"> </w:t>
      </w:r>
      <w:r w:rsidR="00A874A1" w:rsidRPr="00C2703D">
        <w:rPr>
          <w:rFonts w:ascii="Times New Roman" w:eastAsia="LM Roman 9" w:hAnsi="Times New Roman" w:cs="Times New Roman"/>
          <w:color w:val="000000" w:themeColor="text1"/>
          <w:sz w:val="24"/>
          <w:szCs w:val="24"/>
        </w:rPr>
        <w:t>in b</w:t>
      </w:r>
      <w:r w:rsidR="00A874A1" w:rsidRPr="00C2703D">
        <w:rPr>
          <w:rFonts w:ascii="Times New Roman" w:eastAsia="LM Roman 9" w:hAnsi="Times New Roman" w:cs="Times New Roman"/>
          <w:color w:val="000000" w:themeColor="text1"/>
          <w:sz w:val="24"/>
          <w:szCs w:val="24"/>
          <w:vertAlign w:val="subscript"/>
        </w:rPr>
        <w:t>1</w:t>
      </w:r>
      <w:r w:rsidR="00A874A1" w:rsidRPr="00C2703D">
        <w:rPr>
          <w:rFonts w:ascii="Times New Roman" w:eastAsia="LM Roman 9" w:hAnsi="Times New Roman" w:cs="Times New Roman"/>
          <w:color w:val="000000" w:themeColor="text1"/>
          <w:sz w:val="24"/>
          <w:szCs w:val="24"/>
        </w:rPr>
        <w:t xml:space="preserve"> coefficient </w:t>
      </w:r>
      <w:r w:rsidRPr="00C2703D">
        <w:rPr>
          <w:rFonts w:ascii="Times New Roman" w:eastAsia="LM Roman 9" w:hAnsi="Times New Roman" w:cs="Times New Roman"/>
          <w:color w:val="000000" w:themeColor="text1"/>
          <w:sz w:val="24"/>
          <w:szCs w:val="24"/>
        </w:rPr>
        <w:t xml:space="preserve">is found using </w:t>
      </w:r>
      <w:r w:rsidR="00A874A1" w:rsidRPr="00C2703D">
        <w:rPr>
          <w:rFonts w:ascii="Times New Roman" w:eastAsia="LM Roman 9" w:hAnsi="Times New Roman" w:cs="Times New Roman"/>
          <w:color w:val="000000" w:themeColor="text1"/>
          <w:sz w:val="24"/>
          <w:szCs w:val="24"/>
        </w:rPr>
        <w:t>the iterative method of Newton-</w:t>
      </w:r>
      <w:proofErr w:type="spellStart"/>
      <w:r w:rsidR="00A874A1" w:rsidRPr="00C2703D">
        <w:rPr>
          <w:rFonts w:ascii="Times New Roman" w:eastAsia="LM Roman 9" w:hAnsi="Times New Roman" w:cs="Times New Roman"/>
          <w:color w:val="000000" w:themeColor="text1"/>
          <w:sz w:val="24"/>
          <w:szCs w:val="24"/>
        </w:rPr>
        <w:t>Raphson</w:t>
      </w:r>
      <w:proofErr w:type="spellEnd"/>
      <w:r w:rsidR="00A874A1" w:rsidRPr="00C2703D">
        <w:rPr>
          <w:rFonts w:ascii="Times New Roman" w:eastAsia="LM Roman 9" w:hAnsi="Times New Roman" w:cs="Times New Roman"/>
          <w:color w:val="000000" w:themeColor="text1"/>
          <w:sz w:val="24"/>
          <w:szCs w:val="24"/>
        </w:rPr>
        <w:t>.</w:t>
      </w:r>
    </w:p>
    <w:p w:rsidR="003229A2" w:rsidRPr="00C2703D" w:rsidRDefault="003229A2" w:rsidP="00DA2140">
      <w:pPr>
        <w:spacing w:after="0" w:line="240" w:lineRule="auto"/>
        <w:ind w:firstLine="450"/>
        <w:jc w:val="both"/>
        <w:rPr>
          <w:rFonts w:ascii="Times New Roman" w:eastAsia="LM Roman 9" w:hAnsi="Times New Roman" w:cs="Times New Roman"/>
          <w:color w:val="000000" w:themeColor="text1"/>
          <w:sz w:val="24"/>
          <w:szCs w:val="24"/>
        </w:rPr>
      </w:pPr>
      <w:r w:rsidRPr="00C2703D">
        <w:rPr>
          <w:rFonts w:ascii="Times New Roman" w:eastAsia="LM Roman 9" w:hAnsi="Times New Roman" w:cs="Times New Roman"/>
          <w:color w:val="000000" w:themeColor="text1"/>
          <w:sz w:val="24"/>
          <w:szCs w:val="24"/>
        </w:rPr>
        <w:t>Note that since this is a one-dimensional horizontal microscopic model</w:t>
      </w:r>
      <w:r w:rsidR="00DA2140" w:rsidRPr="00C2703D">
        <w:rPr>
          <w:rFonts w:ascii="Times New Roman" w:eastAsia="LM Roman 9" w:hAnsi="Times New Roman" w:cs="Times New Roman"/>
          <w:color w:val="000000" w:themeColor="text1"/>
          <w:sz w:val="24"/>
          <w:szCs w:val="24"/>
        </w:rPr>
        <w:t>, it is assumed that the root has the same characteristics in all vertical soil profile (along its vertical axis), thus, water and solute transport from soil towards the roots and uptakes are occurring also at the same rate. It is possible to couple this model in another which has discretized soil layers. For a 2D model (depth and radial distance), the solutions are applied in each layer independently. For a 1D model (only depth), an average of water content and solute concentration has to be computed.</w:t>
      </w:r>
    </w:p>
    <w:p w:rsidR="005754C2" w:rsidRPr="00C2703D" w:rsidRDefault="005754C2">
      <w:pPr>
        <w:spacing w:after="0" w:line="240" w:lineRule="auto"/>
        <w:jc w:val="both"/>
        <w:rPr>
          <w:rFonts w:ascii="Times New Roman" w:hAnsi="Times New Roman" w:cs="Times New Roman"/>
          <w:sz w:val="24"/>
          <w:szCs w:val="24"/>
        </w:rPr>
      </w:pPr>
    </w:p>
    <w:p w:rsidR="005754C2" w:rsidRPr="00C2703D" w:rsidRDefault="00302D4E">
      <w:pPr>
        <w:spacing w:after="0" w:line="240" w:lineRule="auto"/>
        <w:jc w:val="both"/>
        <w:rPr>
          <w:rFonts w:ascii="Times New Roman" w:eastAsia="LM Roman 9" w:hAnsi="Times New Roman" w:cs="Times New Roman"/>
          <w:b/>
          <w:sz w:val="24"/>
          <w:szCs w:val="24"/>
        </w:rPr>
      </w:pPr>
      <w:r w:rsidRPr="00C2703D">
        <w:rPr>
          <w:rFonts w:ascii="Times New Roman" w:eastAsia="LM Roman 9" w:hAnsi="Times New Roman" w:cs="Times New Roman"/>
          <w:b/>
          <w:sz w:val="24"/>
          <w:szCs w:val="24"/>
        </w:rPr>
        <w:t xml:space="preserve">3. </w:t>
      </w:r>
      <w:del w:id="4" w:author="Quirijn" w:date="2015-02-06T15:17:00Z">
        <w:r w:rsidRPr="00C2703D" w:rsidDel="00356F3C">
          <w:rPr>
            <w:rFonts w:ascii="Times New Roman" w:eastAsia="LM Roman 9" w:hAnsi="Times New Roman" w:cs="Times New Roman"/>
            <w:b/>
            <w:sz w:val="24"/>
            <w:szCs w:val="24"/>
          </w:rPr>
          <w:delText>Preliminary results</w:delText>
        </w:r>
      </w:del>
      <w:ins w:id="5" w:author="Quirijn" w:date="2015-02-06T15:17:00Z">
        <w:r w:rsidR="00356F3C">
          <w:rPr>
            <w:rFonts w:ascii="Times New Roman" w:eastAsia="LM Roman 9" w:hAnsi="Times New Roman" w:cs="Times New Roman"/>
            <w:b/>
            <w:sz w:val="24"/>
            <w:szCs w:val="24"/>
          </w:rPr>
          <w:t>Results and Discussion</w:t>
        </w:r>
      </w:ins>
    </w:p>
    <w:p w:rsidR="00C67074" w:rsidRPr="00C2703D" w:rsidRDefault="00C67074">
      <w:pPr>
        <w:spacing w:after="0" w:line="240" w:lineRule="auto"/>
        <w:jc w:val="both"/>
        <w:rPr>
          <w:rFonts w:ascii="Times New Roman" w:eastAsia="LM Roman 9" w:hAnsi="Times New Roman" w:cs="Times New Roman"/>
          <w:b/>
          <w:sz w:val="24"/>
          <w:szCs w:val="24"/>
        </w:rPr>
      </w:pPr>
    </w:p>
    <w:p w:rsidR="00C67074" w:rsidRPr="00C2703D" w:rsidRDefault="00C67074" w:rsidP="00C67074">
      <w:pPr>
        <w:spacing w:after="0" w:line="240" w:lineRule="auto"/>
        <w:ind w:firstLine="450"/>
        <w:jc w:val="both"/>
        <w:rPr>
          <w:rFonts w:ascii="Times New Roman" w:eastAsia="LM Roman 9" w:hAnsi="Times New Roman" w:cs="Times New Roman"/>
          <w:sz w:val="24"/>
          <w:szCs w:val="24"/>
        </w:rPr>
      </w:pPr>
      <w:r w:rsidRPr="00C2703D">
        <w:rPr>
          <w:rFonts w:ascii="Times New Roman" w:eastAsia="LM Roman 9" w:hAnsi="Times New Roman" w:cs="Times New Roman"/>
          <w:sz w:val="24"/>
          <w:szCs w:val="24"/>
        </w:rPr>
        <w:t xml:space="preserve">The simulations were performed using the hydraulic parameters from </w:t>
      </w:r>
      <w:r w:rsidR="00EF43AB" w:rsidRPr="00C2703D">
        <w:rPr>
          <w:rFonts w:ascii="Times New Roman" w:eastAsia="LM Roman 9" w:hAnsi="Times New Roman" w:cs="Times New Roman"/>
          <w:sz w:val="24"/>
          <w:szCs w:val="24"/>
        </w:rPr>
        <w:t>the Dutch Staring series (</w:t>
      </w:r>
      <w:proofErr w:type="spellStart"/>
      <w:r w:rsidR="00EF43AB" w:rsidRPr="00C2703D">
        <w:rPr>
          <w:rFonts w:ascii="Times New Roman" w:eastAsia="LM Roman 9" w:hAnsi="Times New Roman" w:cs="Times New Roman"/>
          <w:sz w:val="24"/>
          <w:szCs w:val="24"/>
        </w:rPr>
        <w:t>W</w:t>
      </w:r>
      <w:r w:rsidR="00E34255" w:rsidRPr="00C2703D">
        <w:rPr>
          <w:rFonts w:ascii="Times New Roman" w:eastAsia="LM Roman 9" w:hAnsi="Times New Roman" w:cs="Times New Roman"/>
          <w:sz w:val="24"/>
          <w:szCs w:val="24"/>
        </w:rPr>
        <w:t>o</w:t>
      </w:r>
      <w:r w:rsidR="00EF43AB" w:rsidRPr="00C2703D">
        <w:rPr>
          <w:rFonts w:ascii="Times New Roman" w:eastAsia="LM Roman 9" w:hAnsi="Times New Roman" w:cs="Times New Roman"/>
          <w:sz w:val="24"/>
          <w:szCs w:val="24"/>
        </w:rPr>
        <w:t>sten</w:t>
      </w:r>
      <w:proofErr w:type="spellEnd"/>
      <w:r w:rsidR="00EF43AB" w:rsidRPr="00C2703D">
        <w:rPr>
          <w:rFonts w:ascii="Times New Roman" w:eastAsia="LM Roman 9" w:hAnsi="Times New Roman" w:cs="Times New Roman"/>
          <w:sz w:val="24"/>
          <w:szCs w:val="24"/>
        </w:rPr>
        <w:t xml:space="preserve"> et al., 2001) for three typical top soils, as listed in Table 1. The </w:t>
      </w:r>
      <w:r w:rsidR="00A27126" w:rsidRPr="00C2703D">
        <w:rPr>
          <w:rFonts w:ascii="Times New Roman" w:eastAsia="LM Roman 9" w:hAnsi="Times New Roman" w:cs="Times New Roman"/>
          <w:sz w:val="24"/>
          <w:szCs w:val="24"/>
        </w:rPr>
        <w:t xml:space="preserve">general system </w:t>
      </w:r>
      <w:r w:rsidR="00EF43AB" w:rsidRPr="00C2703D">
        <w:rPr>
          <w:rFonts w:ascii="Times New Roman" w:eastAsia="LM Roman 9" w:hAnsi="Times New Roman" w:cs="Times New Roman"/>
          <w:sz w:val="24"/>
          <w:szCs w:val="24"/>
        </w:rPr>
        <w:t xml:space="preserve">parameters for the different scenarios are listed in Table 2. Values of root length density, salt </w:t>
      </w:r>
      <w:r w:rsidR="00EF43AB" w:rsidRPr="00C2703D">
        <w:rPr>
          <w:rFonts w:ascii="Times New Roman" w:eastAsia="LM Roman 9" w:hAnsi="Times New Roman" w:cs="Times New Roman"/>
          <w:sz w:val="24"/>
          <w:szCs w:val="24"/>
        </w:rPr>
        <w:lastRenderedPageBreak/>
        <w:t>content and relative transpiration were chosen to change, reflecting different possible scenarios that would occur in a practical situation.</w:t>
      </w:r>
      <w:r w:rsidR="00F22076" w:rsidRPr="00C2703D">
        <w:rPr>
          <w:rFonts w:ascii="Times New Roman" w:eastAsia="LM Roman 9" w:hAnsi="Times New Roman" w:cs="Times New Roman"/>
          <w:sz w:val="24"/>
          <w:szCs w:val="24"/>
        </w:rPr>
        <w:t xml:space="preserve"> The </w:t>
      </w:r>
      <w:r w:rsidR="000938E7" w:rsidRPr="00C2703D">
        <w:rPr>
          <w:rFonts w:ascii="Times New Roman" w:eastAsia="LM Roman 9" w:hAnsi="Times New Roman" w:cs="Times New Roman"/>
          <w:sz w:val="24"/>
          <w:szCs w:val="24"/>
        </w:rPr>
        <w:t xml:space="preserve">chosen </w:t>
      </w:r>
      <w:r w:rsidR="00F22076" w:rsidRPr="00C2703D">
        <w:rPr>
          <w:rFonts w:ascii="Times New Roman" w:eastAsia="LM Roman 9" w:hAnsi="Times New Roman" w:cs="Times New Roman"/>
          <w:sz w:val="24"/>
          <w:szCs w:val="24"/>
        </w:rPr>
        <w:t xml:space="preserve">MM </w:t>
      </w:r>
      <w:r w:rsidR="008914DE" w:rsidRPr="00C2703D">
        <w:rPr>
          <w:rFonts w:ascii="Times New Roman" w:eastAsia="LM Roman 9" w:hAnsi="Times New Roman" w:cs="Times New Roman"/>
          <w:sz w:val="24"/>
          <w:szCs w:val="24"/>
        </w:rPr>
        <w:t>parameters were</w:t>
      </w:r>
      <w:r w:rsidR="00F22076" w:rsidRPr="00C2703D">
        <w:rPr>
          <w:rFonts w:ascii="Times New Roman" w:eastAsia="LM Roman 9" w:hAnsi="Times New Roman" w:cs="Times New Roman"/>
          <w:sz w:val="24"/>
          <w:szCs w:val="24"/>
        </w:rPr>
        <w:t xml:space="preserve"> of NO</w:t>
      </w:r>
      <w:r w:rsidR="00F22076" w:rsidRPr="00C2703D">
        <w:rPr>
          <w:rFonts w:ascii="Times New Roman" w:eastAsia="LM Roman 9" w:hAnsi="Times New Roman" w:cs="Times New Roman"/>
          <w:sz w:val="24"/>
          <w:szCs w:val="24"/>
          <w:vertAlign w:val="subscript"/>
        </w:rPr>
        <w:t>3</w:t>
      </w:r>
      <w:r w:rsidR="00F22076" w:rsidRPr="00C2703D">
        <w:rPr>
          <w:rFonts w:ascii="Times New Roman" w:eastAsia="LM Roman 9" w:hAnsi="Times New Roman" w:cs="Times New Roman"/>
          <w:sz w:val="24"/>
          <w:szCs w:val="24"/>
          <w:vertAlign w:val="superscript"/>
        </w:rPr>
        <w:t>-</w:t>
      </w:r>
      <w:r w:rsidR="00F22076" w:rsidRPr="00C2703D">
        <w:rPr>
          <w:rFonts w:ascii="Times New Roman" w:eastAsia="LM Roman 9" w:hAnsi="Times New Roman" w:cs="Times New Roman"/>
          <w:sz w:val="24"/>
          <w:szCs w:val="24"/>
        </w:rPr>
        <w:t xml:space="preserve"> ion, according to </w:t>
      </w:r>
      <w:proofErr w:type="spellStart"/>
      <w:r w:rsidR="00F22076" w:rsidRPr="00C2703D">
        <w:rPr>
          <w:rFonts w:ascii="Times New Roman" w:eastAsia="LM Roman 9" w:hAnsi="Times New Roman" w:cs="Times New Roman"/>
          <w:sz w:val="24"/>
          <w:szCs w:val="24"/>
        </w:rPr>
        <w:t>Roose</w:t>
      </w:r>
      <w:proofErr w:type="spellEnd"/>
      <w:r w:rsidR="00F22076" w:rsidRPr="00C2703D">
        <w:rPr>
          <w:rFonts w:ascii="Times New Roman" w:eastAsia="LM Roman 9" w:hAnsi="Times New Roman" w:cs="Times New Roman"/>
          <w:sz w:val="24"/>
          <w:szCs w:val="24"/>
        </w:rPr>
        <w:t xml:space="preserve"> and Kirk (200</w:t>
      </w:r>
      <w:r w:rsidR="00AC20FF" w:rsidRPr="00C2703D">
        <w:rPr>
          <w:rFonts w:ascii="Times New Roman" w:eastAsia="LM Roman 9" w:hAnsi="Times New Roman" w:cs="Times New Roman"/>
          <w:sz w:val="24"/>
          <w:szCs w:val="24"/>
        </w:rPr>
        <w:t>8</w:t>
      </w:r>
      <w:r w:rsidR="00F22076" w:rsidRPr="00C2703D">
        <w:rPr>
          <w:rFonts w:ascii="Times New Roman" w:eastAsia="LM Roman 9" w:hAnsi="Times New Roman" w:cs="Times New Roman"/>
          <w:sz w:val="24"/>
          <w:szCs w:val="24"/>
        </w:rPr>
        <w:t>).</w:t>
      </w:r>
    </w:p>
    <w:p w:rsidR="00870A8F" w:rsidRPr="00C2703D" w:rsidRDefault="00870A8F" w:rsidP="00C67074">
      <w:pPr>
        <w:spacing w:after="0" w:line="240" w:lineRule="auto"/>
        <w:ind w:firstLine="450"/>
        <w:jc w:val="both"/>
        <w:rPr>
          <w:rFonts w:ascii="Times New Roman" w:eastAsia="LM Roman 9" w:hAnsi="Times New Roman" w:cs="Times New Roman"/>
          <w:sz w:val="24"/>
          <w:szCs w:val="24"/>
        </w:rPr>
      </w:pPr>
    </w:p>
    <w:p w:rsidR="00233B60" w:rsidRPr="00C2703D" w:rsidRDefault="00233B60" w:rsidP="00233B60">
      <w:pPr>
        <w:spacing w:after="0"/>
        <w:jc w:val="both"/>
        <w:rPr>
          <w:rFonts w:ascii="Times New Roman" w:eastAsia="LM Roman 9" w:hAnsi="Times New Roman" w:cs="Times New Roman"/>
          <w:b/>
          <w:sz w:val="24"/>
          <w:szCs w:val="24"/>
        </w:rPr>
      </w:pPr>
      <w:proofErr w:type="gramStart"/>
      <w:r w:rsidRPr="00C2703D">
        <w:rPr>
          <w:rFonts w:ascii="Times New Roman" w:eastAsia="LM Roman 9" w:hAnsi="Times New Roman" w:cs="Times New Roman"/>
          <w:b/>
          <w:sz w:val="24"/>
          <w:szCs w:val="24"/>
        </w:rPr>
        <w:t>Table 1.</w:t>
      </w:r>
      <w:proofErr w:type="gramEnd"/>
      <w:r w:rsidRPr="00C2703D">
        <w:rPr>
          <w:rFonts w:ascii="Times New Roman" w:eastAsia="LM Roman 9" w:hAnsi="Times New Roman" w:cs="Times New Roman"/>
          <w:b/>
          <w:sz w:val="24"/>
          <w:szCs w:val="24"/>
        </w:rPr>
        <w:t xml:space="preserve"> Soil hydraulic parameters used in simulations</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18"/>
        <w:gridCol w:w="1242"/>
        <w:gridCol w:w="1350"/>
        <w:gridCol w:w="810"/>
        <w:gridCol w:w="810"/>
        <w:gridCol w:w="566"/>
        <w:gridCol w:w="828"/>
        <w:gridCol w:w="666"/>
        <w:gridCol w:w="810"/>
      </w:tblGrid>
      <w:tr w:rsidR="00870A8F" w:rsidRPr="00C2703D" w:rsidTr="008662CC">
        <w:trPr>
          <w:trHeight w:val="144"/>
          <w:jc w:val="center"/>
        </w:trPr>
        <w:tc>
          <w:tcPr>
            <w:tcW w:w="918" w:type="dxa"/>
            <w:tcBorders>
              <w:top w:val="single" w:sz="4" w:space="0" w:color="auto"/>
            </w:tcBorders>
          </w:tcPr>
          <w:p w:rsidR="00870A8F" w:rsidRPr="000C29D4" w:rsidRDefault="00870A8F" w:rsidP="0034756D">
            <w:pPr>
              <w:jc w:val="center"/>
              <w:rPr>
                <w:rFonts w:ascii="Times New Roman" w:eastAsia="LM Roman 9" w:hAnsi="Times New Roman" w:cs="Times New Roman"/>
                <w:b/>
                <w:sz w:val="20"/>
              </w:rPr>
            </w:pPr>
            <w:r w:rsidRPr="000C29D4">
              <w:rPr>
                <w:rFonts w:ascii="Times New Roman" w:eastAsia="LM Roman 9" w:hAnsi="Times New Roman" w:cs="Times New Roman"/>
                <w:b/>
                <w:sz w:val="20"/>
              </w:rPr>
              <w:t>Staring</w:t>
            </w:r>
          </w:p>
        </w:tc>
        <w:tc>
          <w:tcPr>
            <w:tcW w:w="1242" w:type="dxa"/>
            <w:tcBorders>
              <w:top w:val="single" w:sz="4" w:space="0" w:color="auto"/>
            </w:tcBorders>
          </w:tcPr>
          <w:p w:rsidR="00870A8F" w:rsidRPr="000C29D4" w:rsidRDefault="00870A8F" w:rsidP="0034756D">
            <w:pPr>
              <w:jc w:val="center"/>
              <w:rPr>
                <w:rFonts w:ascii="Times New Roman" w:eastAsia="LM Roman 9" w:hAnsi="Times New Roman" w:cs="Times New Roman"/>
                <w:b/>
                <w:sz w:val="20"/>
              </w:rPr>
            </w:pPr>
            <w:r w:rsidRPr="000C29D4">
              <w:rPr>
                <w:rFonts w:ascii="Times New Roman" w:eastAsia="LM Roman 9" w:hAnsi="Times New Roman" w:cs="Times New Roman"/>
                <w:b/>
                <w:sz w:val="20"/>
              </w:rPr>
              <w:t>Textural</w:t>
            </w:r>
          </w:p>
        </w:tc>
        <w:tc>
          <w:tcPr>
            <w:tcW w:w="1350" w:type="dxa"/>
            <w:tcBorders>
              <w:top w:val="single" w:sz="4" w:space="0" w:color="auto"/>
            </w:tcBorders>
          </w:tcPr>
          <w:p w:rsidR="00870A8F" w:rsidRPr="000C29D4" w:rsidRDefault="00870A8F" w:rsidP="0034756D">
            <w:pPr>
              <w:jc w:val="center"/>
              <w:rPr>
                <w:rFonts w:ascii="Times New Roman" w:eastAsia="LM Roman 9" w:hAnsi="Times New Roman" w:cs="Times New Roman"/>
                <w:b/>
                <w:sz w:val="20"/>
              </w:rPr>
            </w:pPr>
            <w:r w:rsidRPr="000C29D4">
              <w:rPr>
                <w:rFonts w:ascii="Times New Roman" w:eastAsia="LM Roman 9" w:hAnsi="Times New Roman" w:cs="Times New Roman"/>
                <w:b/>
                <w:sz w:val="20"/>
              </w:rPr>
              <w:t>Reference</w:t>
            </w:r>
          </w:p>
        </w:tc>
        <w:tc>
          <w:tcPr>
            <w:tcW w:w="810" w:type="dxa"/>
            <w:tcBorders>
              <w:top w:val="single" w:sz="4" w:space="0" w:color="auto"/>
            </w:tcBorders>
          </w:tcPr>
          <w:p w:rsidR="00870A8F" w:rsidRPr="000C29D4" w:rsidRDefault="00870A8F" w:rsidP="0034756D">
            <w:pPr>
              <w:jc w:val="center"/>
              <w:rPr>
                <w:rFonts w:ascii="Times New Roman" w:eastAsia="LM Roman 9" w:hAnsi="Times New Roman" w:cs="Times New Roman"/>
                <w:b/>
                <w:sz w:val="20"/>
              </w:rPr>
            </w:pPr>
            <w:proofErr w:type="spellStart"/>
            <w:r w:rsidRPr="000C29D4">
              <w:rPr>
                <w:rFonts w:ascii="Times New Roman" w:eastAsia="LM Roman 9" w:hAnsi="Times New Roman" w:cs="Times New Roman"/>
                <w:b/>
                <w:sz w:val="20"/>
              </w:rPr>
              <w:t>θ</w:t>
            </w:r>
            <w:r w:rsidRPr="000C29D4">
              <w:rPr>
                <w:rFonts w:ascii="Times New Roman" w:eastAsia="LM Roman 9" w:hAnsi="Times New Roman" w:cs="Times New Roman"/>
                <w:b/>
                <w:sz w:val="20"/>
                <w:vertAlign w:val="subscript"/>
              </w:rPr>
              <w:t>r</w:t>
            </w:r>
            <w:proofErr w:type="spellEnd"/>
          </w:p>
        </w:tc>
        <w:tc>
          <w:tcPr>
            <w:tcW w:w="810" w:type="dxa"/>
            <w:tcBorders>
              <w:top w:val="single" w:sz="4" w:space="0" w:color="auto"/>
            </w:tcBorders>
          </w:tcPr>
          <w:p w:rsidR="00870A8F" w:rsidRPr="000C29D4" w:rsidRDefault="00870A8F" w:rsidP="0034756D">
            <w:pPr>
              <w:jc w:val="center"/>
              <w:rPr>
                <w:rFonts w:ascii="Times New Roman" w:eastAsia="LM Roman 9" w:hAnsi="Times New Roman" w:cs="Times New Roman"/>
                <w:b/>
                <w:sz w:val="20"/>
              </w:rPr>
            </w:pPr>
            <w:proofErr w:type="spellStart"/>
            <w:r w:rsidRPr="000C29D4">
              <w:rPr>
                <w:rFonts w:ascii="Times New Roman" w:eastAsia="LM Roman 9" w:hAnsi="Times New Roman" w:cs="Times New Roman"/>
                <w:b/>
                <w:sz w:val="20"/>
              </w:rPr>
              <w:t>θ</w:t>
            </w:r>
            <w:r w:rsidRPr="000C29D4">
              <w:rPr>
                <w:rFonts w:ascii="Times New Roman" w:eastAsia="LM Roman 9" w:hAnsi="Times New Roman" w:cs="Times New Roman"/>
                <w:b/>
                <w:sz w:val="20"/>
                <w:vertAlign w:val="subscript"/>
              </w:rPr>
              <w:t>s</w:t>
            </w:r>
            <w:proofErr w:type="spellEnd"/>
          </w:p>
        </w:tc>
        <w:tc>
          <w:tcPr>
            <w:tcW w:w="486" w:type="dxa"/>
            <w:tcBorders>
              <w:top w:val="single" w:sz="4" w:space="0" w:color="auto"/>
            </w:tcBorders>
          </w:tcPr>
          <w:p w:rsidR="00870A8F" w:rsidRPr="000C29D4" w:rsidRDefault="00DA6FF3" w:rsidP="0034756D">
            <w:pPr>
              <w:jc w:val="center"/>
              <w:rPr>
                <w:rFonts w:ascii="Times New Roman" w:eastAsia="LM Roman 9" w:hAnsi="Times New Roman" w:cs="Times New Roman"/>
                <w:b/>
                <w:sz w:val="20"/>
              </w:rPr>
            </w:pPr>
            <w:r w:rsidRPr="000C29D4">
              <w:rPr>
                <w:rFonts w:ascii="Times New Roman" w:eastAsia="LM Roman 9" w:hAnsi="Times New Roman" w:cs="Times New Roman"/>
                <w:b/>
                <w:sz w:val="20"/>
              </w:rPr>
              <w:t>α</w:t>
            </w:r>
          </w:p>
        </w:tc>
        <w:tc>
          <w:tcPr>
            <w:tcW w:w="828" w:type="dxa"/>
            <w:tcBorders>
              <w:top w:val="single" w:sz="4" w:space="0" w:color="auto"/>
            </w:tcBorders>
          </w:tcPr>
          <w:p w:rsidR="00870A8F" w:rsidRPr="000C29D4" w:rsidRDefault="00870A8F" w:rsidP="0034756D">
            <w:pPr>
              <w:jc w:val="center"/>
              <w:rPr>
                <w:rFonts w:ascii="Times New Roman" w:eastAsia="LM Roman 9" w:hAnsi="Times New Roman" w:cs="Times New Roman"/>
                <w:b/>
                <w:sz w:val="20"/>
              </w:rPr>
            </w:pPr>
            <w:r w:rsidRPr="000C29D4">
              <w:rPr>
                <w:rFonts w:ascii="Times New Roman" w:eastAsia="LM Roman 9" w:hAnsi="Times New Roman" w:cs="Times New Roman"/>
                <w:b/>
                <w:sz w:val="20"/>
              </w:rPr>
              <w:t>l</w:t>
            </w:r>
          </w:p>
        </w:tc>
        <w:tc>
          <w:tcPr>
            <w:tcW w:w="666" w:type="dxa"/>
            <w:tcBorders>
              <w:top w:val="single" w:sz="4" w:space="0" w:color="auto"/>
            </w:tcBorders>
          </w:tcPr>
          <w:p w:rsidR="00870A8F" w:rsidRPr="000C29D4" w:rsidRDefault="00792021" w:rsidP="0034756D">
            <w:pPr>
              <w:jc w:val="center"/>
              <w:rPr>
                <w:rFonts w:ascii="Times New Roman" w:eastAsia="LM Roman 9" w:hAnsi="Times New Roman" w:cs="Times New Roman"/>
                <w:b/>
                <w:sz w:val="20"/>
              </w:rPr>
            </w:pPr>
            <w:r w:rsidRPr="000C29D4">
              <w:rPr>
                <w:rFonts w:ascii="Times New Roman" w:eastAsia="LM Roman 9" w:hAnsi="Times New Roman" w:cs="Times New Roman"/>
                <w:b/>
                <w:sz w:val="20"/>
              </w:rPr>
              <w:t>N</w:t>
            </w:r>
          </w:p>
        </w:tc>
        <w:tc>
          <w:tcPr>
            <w:tcW w:w="810" w:type="dxa"/>
            <w:tcBorders>
              <w:top w:val="single" w:sz="4" w:space="0" w:color="auto"/>
            </w:tcBorders>
          </w:tcPr>
          <w:p w:rsidR="00870A8F" w:rsidRPr="000C29D4" w:rsidRDefault="00870A8F" w:rsidP="0034756D">
            <w:pPr>
              <w:jc w:val="center"/>
              <w:rPr>
                <w:rFonts w:ascii="Times New Roman" w:eastAsia="LM Roman 9" w:hAnsi="Times New Roman" w:cs="Times New Roman"/>
                <w:b/>
                <w:sz w:val="20"/>
              </w:rPr>
            </w:pPr>
            <w:r w:rsidRPr="000C29D4">
              <w:rPr>
                <w:rFonts w:ascii="Times New Roman" w:eastAsia="LM Roman 9" w:hAnsi="Times New Roman" w:cs="Times New Roman"/>
                <w:b/>
                <w:sz w:val="20"/>
              </w:rPr>
              <w:t>K</w:t>
            </w:r>
            <w:r w:rsidRPr="000C29D4">
              <w:rPr>
                <w:rFonts w:ascii="Times New Roman" w:eastAsia="LM Roman 9" w:hAnsi="Times New Roman" w:cs="Times New Roman"/>
                <w:b/>
                <w:sz w:val="20"/>
                <w:vertAlign w:val="subscript"/>
              </w:rPr>
              <w:t>s</w:t>
            </w:r>
          </w:p>
        </w:tc>
      </w:tr>
      <w:tr w:rsidR="00870A8F" w:rsidRPr="00C2703D" w:rsidTr="008662CC">
        <w:trPr>
          <w:trHeight w:val="144"/>
          <w:jc w:val="center"/>
        </w:trPr>
        <w:tc>
          <w:tcPr>
            <w:tcW w:w="918" w:type="dxa"/>
            <w:tcBorders>
              <w:bottom w:val="single" w:sz="4" w:space="0" w:color="auto"/>
            </w:tcBorders>
          </w:tcPr>
          <w:p w:rsidR="00870A8F" w:rsidRPr="000C29D4" w:rsidRDefault="00870A8F" w:rsidP="0034756D">
            <w:pPr>
              <w:jc w:val="center"/>
              <w:rPr>
                <w:rFonts w:ascii="Times New Roman" w:eastAsia="LM Roman 9" w:hAnsi="Times New Roman" w:cs="Times New Roman"/>
                <w:b/>
                <w:sz w:val="20"/>
              </w:rPr>
            </w:pPr>
            <w:r w:rsidRPr="000C29D4">
              <w:rPr>
                <w:rFonts w:ascii="Times New Roman" w:eastAsia="LM Roman 9" w:hAnsi="Times New Roman" w:cs="Times New Roman"/>
                <w:b/>
                <w:sz w:val="20"/>
              </w:rPr>
              <w:t>soil ID</w:t>
            </w:r>
          </w:p>
        </w:tc>
        <w:tc>
          <w:tcPr>
            <w:tcW w:w="1242" w:type="dxa"/>
            <w:tcBorders>
              <w:bottom w:val="single" w:sz="4" w:space="0" w:color="auto"/>
            </w:tcBorders>
          </w:tcPr>
          <w:p w:rsidR="00870A8F" w:rsidRPr="000C29D4" w:rsidRDefault="00870A8F" w:rsidP="0034756D">
            <w:pPr>
              <w:jc w:val="center"/>
              <w:rPr>
                <w:rFonts w:ascii="Times New Roman" w:eastAsia="LM Roman 9" w:hAnsi="Times New Roman" w:cs="Times New Roman"/>
                <w:b/>
                <w:sz w:val="20"/>
              </w:rPr>
            </w:pPr>
            <w:r w:rsidRPr="000C29D4">
              <w:rPr>
                <w:rFonts w:ascii="Times New Roman" w:eastAsia="LM Roman 9" w:hAnsi="Times New Roman" w:cs="Times New Roman"/>
                <w:b/>
                <w:sz w:val="20"/>
              </w:rPr>
              <w:t>class</w:t>
            </w:r>
          </w:p>
        </w:tc>
        <w:tc>
          <w:tcPr>
            <w:tcW w:w="1350" w:type="dxa"/>
            <w:tcBorders>
              <w:bottom w:val="single" w:sz="4" w:space="0" w:color="auto"/>
            </w:tcBorders>
          </w:tcPr>
          <w:p w:rsidR="00870A8F" w:rsidRPr="000C29D4" w:rsidRDefault="00870A8F" w:rsidP="0034756D">
            <w:pPr>
              <w:jc w:val="center"/>
              <w:rPr>
                <w:rFonts w:ascii="Times New Roman" w:eastAsia="LM Roman 9" w:hAnsi="Times New Roman" w:cs="Times New Roman"/>
                <w:b/>
                <w:sz w:val="20"/>
              </w:rPr>
            </w:pPr>
            <w:r w:rsidRPr="000C29D4">
              <w:rPr>
                <w:rFonts w:ascii="Times New Roman" w:eastAsia="LM Roman 9" w:hAnsi="Times New Roman" w:cs="Times New Roman"/>
                <w:b/>
                <w:sz w:val="20"/>
              </w:rPr>
              <w:t>in this paper</w:t>
            </w:r>
          </w:p>
        </w:tc>
        <w:tc>
          <w:tcPr>
            <w:tcW w:w="810" w:type="dxa"/>
            <w:tcBorders>
              <w:bottom w:val="single" w:sz="4" w:space="0" w:color="auto"/>
            </w:tcBorders>
          </w:tcPr>
          <w:p w:rsidR="00870A8F" w:rsidRPr="000C29D4" w:rsidRDefault="00870A8F" w:rsidP="0034756D">
            <w:pPr>
              <w:jc w:val="center"/>
              <w:rPr>
                <w:rFonts w:ascii="Times New Roman" w:eastAsia="LM Roman 9" w:hAnsi="Times New Roman" w:cs="Times New Roman"/>
                <w:sz w:val="20"/>
              </w:rPr>
            </w:pPr>
            <w:r w:rsidRPr="000C29D4">
              <w:rPr>
                <w:rFonts w:ascii="Times New Roman" w:eastAsia="LM Roman 9" w:hAnsi="Times New Roman" w:cs="Times New Roman"/>
                <w:sz w:val="20"/>
              </w:rPr>
              <w:t>m</w:t>
            </w:r>
            <w:r w:rsidRPr="000C29D4">
              <w:rPr>
                <w:rFonts w:ascii="Times New Roman" w:eastAsia="LM Roman 9" w:hAnsi="Times New Roman" w:cs="Times New Roman"/>
                <w:sz w:val="20"/>
                <w:vertAlign w:val="superscript"/>
              </w:rPr>
              <w:t>3</w:t>
            </w:r>
            <w:r w:rsidRPr="000C29D4">
              <w:rPr>
                <w:rFonts w:ascii="Times New Roman" w:eastAsia="LM Roman 9" w:hAnsi="Times New Roman" w:cs="Times New Roman"/>
                <w:sz w:val="20"/>
              </w:rPr>
              <w:t xml:space="preserve"> m</w:t>
            </w:r>
            <w:r w:rsidRPr="000C29D4">
              <w:rPr>
                <w:rFonts w:ascii="Times New Roman" w:eastAsia="LM Roman 9" w:hAnsi="Times New Roman" w:cs="Times New Roman"/>
                <w:sz w:val="20"/>
                <w:vertAlign w:val="superscript"/>
              </w:rPr>
              <w:t>-3</w:t>
            </w:r>
          </w:p>
        </w:tc>
        <w:tc>
          <w:tcPr>
            <w:tcW w:w="810" w:type="dxa"/>
            <w:tcBorders>
              <w:bottom w:val="single" w:sz="4" w:space="0" w:color="auto"/>
            </w:tcBorders>
          </w:tcPr>
          <w:p w:rsidR="00870A8F" w:rsidRPr="000C29D4" w:rsidRDefault="00870A8F" w:rsidP="0034756D">
            <w:pPr>
              <w:jc w:val="center"/>
              <w:rPr>
                <w:rFonts w:ascii="Times New Roman" w:eastAsia="LM Roman 9" w:hAnsi="Times New Roman" w:cs="Times New Roman"/>
                <w:sz w:val="20"/>
              </w:rPr>
            </w:pPr>
            <w:r w:rsidRPr="000C29D4">
              <w:rPr>
                <w:rFonts w:ascii="Times New Roman" w:eastAsia="LM Roman 9" w:hAnsi="Times New Roman" w:cs="Times New Roman"/>
                <w:sz w:val="20"/>
              </w:rPr>
              <w:t>m</w:t>
            </w:r>
            <w:r w:rsidRPr="000C29D4">
              <w:rPr>
                <w:rFonts w:ascii="Times New Roman" w:eastAsia="LM Roman 9" w:hAnsi="Times New Roman" w:cs="Times New Roman"/>
                <w:sz w:val="20"/>
                <w:vertAlign w:val="superscript"/>
              </w:rPr>
              <w:t>3</w:t>
            </w:r>
            <w:r w:rsidRPr="000C29D4">
              <w:rPr>
                <w:rFonts w:ascii="Times New Roman" w:eastAsia="LM Roman 9" w:hAnsi="Times New Roman" w:cs="Times New Roman"/>
                <w:sz w:val="20"/>
              </w:rPr>
              <w:t xml:space="preserve"> m</w:t>
            </w:r>
            <w:r w:rsidRPr="000C29D4">
              <w:rPr>
                <w:rFonts w:ascii="Times New Roman" w:eastAsia="LM Roman 9" w:hAnsi="Times New Roman" w:cs="Times New Roman"/>
                <w:sz w:val="20"/>
                <w:vertAlign w:val="superscript"/>
              </w:rPr>
              <w:t>-3</w:t>
            </w:r>
          </w:p>
        </w:tc>
        <w:tc>
          <w:tcPr>
            <w:tcW w:w="486" w:type="dxa"/>
            <w:tcBorders>
              <w:bottom w:val="single" w:sz="4" w:space="0" w:color="auto"/>
            </w:tcBorders>
          </w:tcPr>
          <w:p w:rsidR="00870A8F" w:rsidRPr="000C29D4" w:rsidRDefault="00870A8F" w:rsidP="0034756D">
            <w:pPr>
              <w:jc w:val="center"/>
              <w:rPr>
                <w:rFonts w:ascii="Times New Roman" w:eastAsia="LM Roman 9" w:hAnsi="Times New Roman" w:cs="Times New Roman"/>
                <w:sz w:val="20"/>
              </w:rPr>
            </w:pPr>
            <w:r w:rsidRPr="000C29D4">
              <w:rPr>
                <w:rFonts w:ascii="Times New Roman" w:eastAsia="LM Roman 9" w:hAnsi="Times New Roman" w:cs="Times New Roman"/>
                <w:sz w:val="20"/>
              </w:rPr>
              <w:t>m</w:t>
            </w:r>
            <w:r w:rsidRPr="000C29D4">
              <w:rPr>
                <w:rFonts w:ascii="Times New Roman" w:eastAsia="LM Roman 9" w:hAnsi="Times New Roman" w:cs="Times New Roman"/>
                <w:sz w:val="20"/>
                <w:vertAlign w:val="superscript"/>
              </w:rPr>
              <w:t>-1</w:t>
            </w:r>
          </w:p>
        </w:tc>
        <w:tc>
          <w:tcPr>
            <w:tcW w:w="828" w:type="dxa"/>
            <w:tcBorders>
              <w:bottom w:val="single" w:sz="4" w:space="0" w:color="auto"/>
            </w:tcBorders>
          </w:tcPr>
          <w:p w:rsidR="00870A8F" w:rsidRPr="000C29D4" w:rsidRDefault="00870A8F" w:rsidP="0034756D">
            <w:pPr>
              <w:jc w:val="center"/>
              <w:rPr>
                <w:rFonts w:ascii="Times New Roman" w:eastAsia="LM Roman 9" w:hAnsi="Times New Roman" w:cs="Times New Roman"/>
                <w:sz w:val="20"/>
              </w:rPr>
            </w:pPr>
          </w:p>
        </w:tc>
        <w:tc>
          <w:tcPr>
            <w:tcW w:w="666" w:type="dxa"/>
            <w:tcBorders>
              <w:bottom w:val="single" w:sz="4" w:space="0" w:color="auto"/>
            </w:tcBorders>
          </w:tcPr>
          <w:p w:rsidR="00870A8F" w:rsidRPr="000C29D4" w:rsidRDefault="00870A8F" w:rsidP="0034756D">
            <w:pPr>
              <w:jc w:val="center"/>
              <w:rPr>
                <w:rFonts w:ascii="Times New Roman" w:eastAsia="LM Roman 9" w:hAnsi="Times New Roman" w:cs="Times New Roman"/>
                <w:sz w:val="20"/>
              </w:rPr>
            </w:pPr>
          </w:p>
        </w:tc>
        <w:tc>
          <w:tcPr>
            <w:tcW w:w="810" w:type="dxa"/>
            <w:tcBorders>
              <w:bottom w:val="single" w:sz="4" w:space="0" w:color="auto"/>
            </w:tcBorders>
          </w:tcPr>
          <w:p w:rsidR="00870A8F" w:rsidRPr="000C29D4" w:rsidRDefault="00870A8F" w:rsidP="0034756D">
            <w:pPr>
              <w:jc w:val="center"/>
              <w:rPr>
                <w:rFonts w:ascii="Times New Roman" w:eastAsia="LM Roman 9" w:hAnsi="Times New Roman" w:cs="Times New Roman"/>
                <w:sz w:val="20"/>
              </w:rPr>
            </w:pPr>
            <w:r w:rsidRPr="000C29D4">
              <w:rPr>
                <w:rFonts w:ascii="Times New Roman" w:eastAsia="LM Roman 9" w:hAnsi="Times New Roman" w:cs="Times New Roman"/>
                <w:sz w:val="20"/>
              </w:rPr>
              <w:t>m d</w:t>
            </w:r>
            <w:r w:rsidRPr="000C29D4">
              <w:rPr>
                <w:rFonts w:ascii="Times New Roman" w:eastAsia="LM Roman 9" w:hAnsi="Times New Roman" w:cs="Times New Roman"/>
                <w:sz w:val="20"/>
                <w:vertAlign w:val="superscript"/>
              </w:rPr>
              <w:t>-1</w:t>
            </w:r>
          </w:p>
        </w:tc>
      </w:tr>
      <w:tr w:rsidR="00BB477C" w:rsidRPr="00C2703D" w:rsidTr="008662CC">
        <w:trPr>
          <w:trHeight w:val="144"/>
          <w:jc w:val="center"/>
        </w:trPr>
        <w:tc>
          <w:tcPr>
            <w:tcW w:w="918" w:type="dxa"/>
            <w:tcBorders>
              <w:top w:val="single" w:sz="4" w:space="0" w:color="auto"/>
            </w:tcBorders>
          </w:tcPr>
          <w:p w:rsidR="00BB477C" w:rsidRPr="000C29D4" w:rsidRDefault="00BB477C" w:rsidP="00870A8F">
            <w:pPr>
              <w:jc w:val="both"/>
              <w:rPr>
                <w:rFonts w:ascii="Times New Roman" w:eastAsia="LM Roman 9" w:hAnsi="Times New Roman" w:cs="Times New Roman"/>
                <w:sz w:val="20"/>
              </w:rPr>
            </w:pPr>
            <w:r w:rsidRPr="000C29D4">
              <w:rPr>
                <w:rFonts w:ascii="Times New Roman" w:eastAsia="LM Roman 9" w:hAnsi="Times New Roman" w:cs="Times New Roman"/>
                <w:sz w:val="20"/>
              </w:rPr>
              <w:t>B3</w:t>
            </w:r>
          </w:p>
        </w:tc>
        <w:tc>
          <w:tcPr>
            <w:tcW w:w="1242" w:type="dxa"/>
            <w:tcBorders>
              <w:top w:val="single" w:sz="4" w:space="0" w:color="auto"/>
            </w:tcBorders>
          </w:tcPr>
          <w:p w:rsidR="00BB477C" w:rsidRPr="000C29D4" w:rsidRDefault="00BB477C" w:rsidP="00BB477C">
            <w:pPr>
              <w:jc w:val="center"/>
              <w:rPr>
                <w:rFonts w:ascii="Times New Roman" w:eastAsia="LM Roman 9" w:hAnsi="Times New Roman" w:cs="Times New Roman"/>
                <w:sz w:val="20"/>
              </w:rPr>
            </w:pPr>
            <w:r w:rsidRPr="000C29D4">
              <w:rPr>
                <w:rFonts w:ascii="Times New Roman" w:eastAsia="LM Roman 9" w:hAnsi="Times New Roman" w:cs="Times New Roman"/>
                <w:sz w:val="20"/>
              </w:rPr>
              <w:t>Loamy sand</w:t>
            </w:r>
          </w:p>
        </w:tc>
        <w:tc>
          <w:tcPr>
            <w:tcW w:w="1350" w:type="dxa"/>
            <w:tcBorders>
              <w:top w:val="single" w:sz="4" w:space="0" w:color="auto"/>
            </w:tcBorders>
          </w:tcPr>
          <w:p w:rsidR="00BB477C" w:rsidRPr="000C29D4" w:rsidRDefault="00BB477C" w:rsidP="00BB477C">
            <w:pPr>
              <w:jc w:val="center"/>
              <w:rPr>
                <w:rFonts w:ascii="Times New Roman" w:eastAsia="LM Roman 9" w:hAnsi="Times New Roman" w:cs="Times New Roman"/>
                <w:sz w:val="20"/>
              </w:rPr>
            </w:pPr>
            <w:r w:rsidRPr="000C29D4">
              <w:rPr>
                <w:rFonts w:ascii="Times New Roman" w:eastAsia="LM Roman 9" w:hAnsi="Times New Roman" w:cs="Times New Roman"/>
                <w:sz w:val="20"/>
              </w:rPr>
              <w:t>Sand</w:t>
            </w:r>
          </w:p>
        </w:tc>
        <w:tc>
          <w:tcPr>
            <w:tcW w:w="810" w:type="dxa"/>
            <w:tcBorders>
              <w:top w:val="single" w:sz="4" w:space="0" w:color="auto"/>
            </w:tcBorders>
          </w:tcPr>
          <w:p w:rsidR="00BB477C" w:rsidRPr="000C29D4" w:rsidRDefault="00BB477C" w:rsidP="00BB477C">
            <w:pPr>
              <w:jc w:val="center"/>
              <w:rPr>
                <w:rFonts w:ascii="Times New Roman" w:eastAsia="LM Roman 9" w:hAnsi="Times New Roman" w:cs="Times New Roman"/>
                <w:sz w:val="20"/>
              </w:rPr>
            </w:pPr>
            <w:r w:rsidRPr="000C29D4">
              <w:rPr>
                <w:rFonts w:ascii="Times New Roman" w:eastAsia="LM Roman 9" w:hAnsi="Times New Roman" w:cs="Times New Roman"/>
                <w:sz w:val="20"/>
              </w:rPr>
              <w:t>0.02</w:t>
            </w:r>
          </w:p>
        </w:tc>
        <w:tc>
          <w:tcPr>
            <w:tcW w:w="810" w:type="dxa"/>
            <w:tcBorders>
              <w:top w:val="single" w:sz="4" w:space="0" w:color="auto"/>
            </w:tcBorders>
          </w:tcPr>
          <w:p w:rsidR="00BB477C" w:rsidRPr="000C29D4" w:rsidRDefault="00BB477C" w:rsidP="00BB477C">
            <w:pPr>
              <w:jc w:val="center"/>
              <w:rPr>
                <w:rFonts w:ascii="Times New Roman" w:eastAsia="LM Roman 9" w:hAnsi="Times New Roman" w:cs="Times New Roman"/>
                <w:sz w:val="20"/>
              </w:rPr>
            </w:pPr>
            <w:r w:rsidRPr="000C29D4">
              <w:rPr>
                <w:rFonts w:ascii="Times New Roman" w:eastAsia="LM Roman 9" w:hAnsi="Times New Roman" w:cs="Times New Roman"/>
                <w:sz w:val="20"/>
              </w:rPr>
              <w:t>0.46</w:t>
            </w:r>
          </w:p>
        </w:tc>
        <w:tc>
          <w:tcPr>
            <w:tcW w:w="486" w:type="dxa"/>
            <w:tcBorders>
              <w:top w:val="single" w:sz="4" w:space="0" w:color="auto"/>
            </w:tcBorders>
          </w:tcPr>
          <w:p w:rsidR="00BB477C" w:rsidRPr="000C29D4" w:rsidRDefault="00BB477C" w:rsidP="00BB477C">
            <w:pPr>
              <w:jc w:val="center"/>
              <w:rPr>
                <w:rFonts w:ascii="Times New Roman" w:eastAsia="LM Roman 9" w:hAnsi="Times New Roman" w:cs="Times New Roman"/>
                <w:sz w:val="20"/>
              </w:rPr>
            </w:pPr>
            <w:r w:rsidRPr="000C29D4">
              <w:rPr>
                <w:rFonts w:ascii="Times New Roman" w:eastAsia="LM Roman 9" w:hAnsi="Times New Roman" w:cs="Times New Roman"/>
                <w:sz w:val="20"/>
              </w:rPr>
              <w:t>1.44</w:t>
            </w:r>
          </w:p>
        </w:tc>
        <w:tc>
          <w:tcPr>
            <w:tcW w:w="828" w:type="dxa"/>
            <w:tcBorders>
              <w:top w:val="single" w:sz="4" w:space="0" w:color="auto"/>
            </w:tcBorders>
          </w:tcPr>
          <w:p w:rsidR="00BB477C" w:rsidRPr="000C29D4" w:rsidRDefault="00BB477C" w:rsidP="007A1BFE">
            <w:pPr>
              <w:jc w:val="center"/>
              <w:rPr>
                <w:rFonts w:ascii="Times New Roman" w:eastAsia="LM Roman 9" w:hAnsi="Times New Roman" w:cs="Times New Roman"/>
                <w:sz w:val="20"/>
              </w:rPr>
            </w:pPr>
            <w:r w:rsidRPr="000C29D4">
              <w:rPr>
                <w:rFonts w:ascii="Times New Roman" w:eastAsia="LM Roman 9" w:hAnsi="Times New Roman" w:cs="Times New Roman"/>
                <w:sz w:val="20"/>
              </w:rPr>
              <w:t>-0.215</w:t>
            </w:r>
          </w:p>
        </w:tc>
        <w:tc>
          <w:tcPr>
            <w:tcW w:w="666" w:type="dxa"/>
            <w:tcBorders>
              <w:top w:val="single" w:sz="4" w:space="0" w:color="auto"/>
            </w:tcBorders>
          </w:tcPr>
          <w:p w:rsidR="00BB477C" w:rsidRPr="000C29D4" w:rsidRDefault="00BB477C" w:rsidP="00BB477C">
            <w:pPr>
              <w:jc w:val="center"/>
              <w:rPr>
                <w:rFonts w:ascii="Times New Roman" w:eastAsia="LM Roman 9" w:hAnsi="Times New Roman" w:cs="Times New Roman"/>
                <w:sz w:val="20"/>
              </w:rPr>
            </w:pPr>
            <w:r w:rsidRPr="000C29D4">
              <w:rPr>
                <w:rFonts w:ascii="Times New Roman" w:eastAsia="LM Roman 9" w:hAnsi="Times New Roman" w:cs="Times New Roman"/>
                <w:sz w:val="20"/>
              </w:rPr>
              <w:t>1.534</w:t>
            </w:r>
          </w:p>
        </w:tc>
        <w:tc>
          <w:tcPr>
            <w:tcW w:w="810" w:type="dxa"/>
            <w:tcBorders>
              <w:top w:val="single" w:sz="4" w:space="0" w:color="auto"/>
            </w:tcBorders>
          </w:tcPr>
          <w:p w:rsidR="00BB477C" w:rsidRPr="000C29D4" w:rsidRDefault="00BB477C" w:rsidP="00BB477C">
            <w:pPr>
              <w:jc w:val="center"/>
              <w:rPr>
                <w:rFonts w:ascii="Times New Roman" w:eastAsia="LM Roman 9" w:hAnsi="Times New Roman" w:cs="Times New Roman"/>
                <w:sz w:val="20"/>
              </w:rPr>
            </w:pPr>
            <w:r w:rsidRPr="000C29D4">
              <w:rPr>
                <w:rFonts w:ascii="Times New Roman" w:eastAsia="LM Roman 9" w:hAnsi="Times New Roman" w:cs="Times New Roman"/>
                <w:sz w:val="20"/>
              </w:rPr>
              <w:t>0.1542</w:t>
            </w:r>
          </w:p>
        </w:tc>
      </w:tr>
      <w:tr w:rsidR="00BB477C" w:rsidRPr="00C2703D" w:rsidTr="008662CC">
        <w:trPr>
          <w:trHeight w:val="144"/>
          <w:jc w:val="center"/>
        </w:trPr>
        <w:tc>
          <w:tcPr>
            <w:tcW w:w="918" w:type="dxa"/>
          </w:tcPr>
          <w:p w:rsidR="00BB477C" w:rsidRPr="000C29D4" w:rsidRDefault="00BB477C" w:rsidP="00870A8F">
            <w:pPr>
              <w:jc w:val="both"/>
              <w:rPr>
                <w:rFonts w:ascii="Times New Roman" w:eastAsia="LM Roman 9" w:hAnsi="Times New Roman" w:cs="Times New Roman"/>
                <w:sz w:val="20"/>
              </w:rPr>
            </w:pPr>
            <w:r w:rsidRPr="000C29D4">
              <w:rPr>
                <w:rFonts w:ascii="Times New Roman" w:eastAsia="LM Roman 9" w:hAnsi="Times New Roman" w:cs="Times New Roman"/>
                <w:sz w:val="20"/>
              </w:rPr>
              <w:t>B11</w:t>
            </w:r>
          </w:p>
        </w:tc>
        <w:tc>
          <w:tcPr>
            <w:tcW w:w="1242" w:type="dxa"/>
          </w:tcPr>
          <w:p w:rsidR="00BB477C" w:rsidRPr="000C29D4" w:rsidRDefault="00BB477C" w:rsidP="00BB477C">
            <w:pPr>
              <w:jc w:val="center"/>
              <w:rPr>
                <w:rFonts w:ascii="Times New Roman" w:eastAsia="LM Roman 9" w:hAnsi="Times New Roman" w:cs="Times New Roman"/>
                <w:sz w:val="20"/>
              </w:rPr>
            </w:pPr>
            <w:r w:rsidRPr="000C29D4">
              <w:rPr>
                <w:rFonts w:ascii="Times New Roman" w:eastAsia="LM Roman 9" w:hAnsi="Times New Roman" w:cs="Times New Roman"/>
                <w:sz w:val="20"/>
              </w:rPr>
              <w:t>Heavy clay</w:t>
            </w:r>
          </w:p>
        </w:tc>
        <w:tc>
          <w:tcPr>
            <w:tcW w:w="1350" w:type="dxa"/>
          </w:tcPr>
          <w:p w:rsidR="00BB477C" w:rsidRPr="000C29D4" w:rsidRDefault="00BB477C" w:rsidP="00BB477C">
            <w:pPr>
              <w:jc w:val="center"/>
              <w:rPr>
                <w:rFonts w:ascii="Times New Roman" w:eastAsia="LM Roman 9" w:hAnsi="Times New Roman" w:cs="Times New Roman"/>
                <w:sz w:val="20"/>
              </w:rPr>
            </w:pPr>
            <w:r w:rsidRPr="000C29D4">
              <w:rPr>
                <w:rFonts w:ascii="Times New Roman" w:eastAsia="LM Roman 9" w:hAnsi="Times New Roman" w:cs="Times New Roman"/>
                <w:sz w:val="20"/>
              </w:rPr>
              <w:t>Clay</w:t>
            </w:r>
          </w:p>
        </w:tc>
        <w:tc>
          <w:tcPr>
            <w:tcW w:w="810" w:type="dxa"/>
          </w:tcPr>
          <w:p w:rsidR="00BB477C" w:rsidRPr="000C29D4" w:rsidRDefault="00BB477C" w:rsidP="00BB477C">
            <w:pPr>
              <w:jc w:val="center"/>
              <w:rPr>
                <w:rFonts w:ascii="Times New Roman" w:eastAsia="LM Roman 9" w:hAnsi="Times New Roman" w:cs="Times New Roman"/>
                <w:sz w:val="20"/>
              </w:rPr>
            </w:pPr>
            <w:r w:rsidRPr="000C29D4">
              <w:rPr>
                <w:rFonts w:ascii="Times New Roman" w:eastAsia="LM Roman 9" w:hAnsi="Times New Roman" w:cs="Times New Roman"/>
                <w:sz w:val="20"/>
              </w:rPr>
              <w:t>0.01</w:t>
            </w:r>
          </w:p>
        </w:tc>
        <w:tc>
          <w:tcPr>
            <w:tcW w:w="810" w:type="dxa"/>
          </w:tcPr>
          <w:p w:rsidR="00BB477C" w:rsidRPr="000C29D4" w:rsidRDefault="00BB477C" w:rsidP="00BB477C">
            <w:pPr>
              <w:jc w:val="center"/>
              <w:rPr>
                <w:rFonts w:ascii="Times New Roman" w:eastAsia="LM Roman 9" w:hAnsi="Times New Roman" w:cs="Times New Roman"/>
                <w:sz w:val="20"/>
              </w:rPr>
            </w:pPr>
            <w:r w:rsidRPr="000C29D4">
              <w:rPr>
                <w:rFonts w:ascii="Times New Roman" w:eastAsia="LM Roman 9" w:hAnsi="Times New Roman" w:cs="Times New Roman"/>
                <w:sz w:val="20"/>
              </w:rPr>
              <w:t>0.59</w:t>
            </w:r>
          </w:p>
        </w:tc>
        <w:tc>
          <w:tcPr>
            <w:tcW w:w="486" w:type="dxa"/>
          </w:tcPr>
          <w:p w:rsidR="00BB477C" w:rsidRPr="000C29D4" w:rsidRDefault="00BB477C" w:rsidP="00BB477C">
            <w:pPr>
              <w:jc w:val="center"/>
              <w:rPr>
                <w:rFonts w:ascii="Times New Roman" w:eastAsia="LM Roman 9" w:hAnsi="Times New Roman" w:cs="Times New Roman"/>
                <w:sz w:val="20"/>
              </w:rPr>
            </w:pPr>
            <w:r w:rsidRPr="000C29D4">
              <w:rPr>
                <w:rFonts w:ascii="Times New Roman" w:eastAsia="LM Roman 9" w:hAnsi="Times New Roman" w:cs="Times New Roman"/>
                <w:sz w:val="20"/>
              </w:rPr>
              <w:t>1.95</w:t>
            </w:r>
          </w:p>
        </w:tc>
        <w:tc>
          <w:tcPr>
            <w:tcW w:w="828" w:type="dxa"/>
          </w:tcPr>
          <w:p w:rsidR="00BB477C" w:rsidRPr="000C29D4" w:rsidRDefault="00BB477C" w:rsidP="007A1BFE">
            <w:pPr>
              <w:jc w:val="center"/>
              <w:rPr>
                <w:rFonts w:ascii="Times New Roman" w:eastAsia="LM Roman 9" w:hAnsi="Times New Roman" w:cs="Times New Roman"/>
                <w:sz w:val="20"/>
              </w:rPr>
            </w:pPr>
            <w:r w:rsidRPr="000C29D4">
              <w:rPr>
                <w:rFonts w:ascii="Times New Roman" w:eastAsia="LM Roman 9" w:hAnsi="Times New Roman" w:cs="Times New Roman"/>
                <w:sz w:val="20"/>
              </w:rPr>
              <w:t>-5.901</w:t>
            </w:r>
          </w:p>
        </w:tc>
        <w:tc>
          <w:tcPr>
            <w:tcW w:w="666" w:type="dxa"/>
          </w:tcPr>
          <w:p w:rsidR="00BB477C" w:rsidRPr="000C29D4" w:rsidRDefault="00BB477C" w:rsidP="00BB477C">
            <w:pPr>
              <w:jc w:val="center"/>
              <w:rPr>
                <w:rFonts w:ascii="Times New Roman" w:eastAsia="LM Roman 9" w:hAnsi="Times New Roman" w:cs="Times New Roman"/>
                <w:sz w:val="20"/>
              </w:rPr>
            </w:pPr>
            <w:r w:rsidRPr="000C29D4">
              <w:rPr>
                <w:rFonts w:ascii="Times New Roman" w:eastAsia="LM Roman 9" w:hAnsi="Times New Roman" w:cs="Times New Roman"/>
                <w:sz w:val="20"/>
              </w:rPr>
              <w:t>1.109</w:t>
            </w:r>
          </w:p>
        </w:tc>
        <w:tc>
          <w:tcPr>
            <w:tcW w:w="810" w:type="dxa"/>
          </w:tcPr>
          <w:p w:rsidR="00BB477C" w:rsidRPr="000C29D4" w:rsidRDefault="00BB477C" w:rsidP="00BB477C">
            <w:pPr>
              <w:jc w:val="center"/>
              <w:rPr>
                <w:rFonts w:ascii="Times New Roman" w:eastAsia="LM Roman 9" w:hAnsi="Times New Roman" w:cs="Times New Roman"/>
                <w:sz w:val="20"/>
              </w:rPr>
            </w:pPr>
            <w:r w:rsidRPr="000C29D4">
              <w:rPr>
                <w:rFonts w:ascii="Times New Roman" w:eastAsia="LM Roman 9" w:hAnsi="Times New Roman" w:cs="Times New Roman"/>
                <w:sz w:val="20"/>
              </w:rPr>
              <w:t>0.0453</w:t>
            </w:r>
          </w:p>
        </w:tc>
      </w:tr>
      <w:tr w:rsidR="00BB477C" w:rsidRPr="00C2703D" w:rsidTr="008662CC">
        <w:trPr>
          <w:trHeight w:val="144"/>
          <w:jc w:val="center"/>
        </w:trPr>
        <w:tc>
          <w:tcPr>
            <w:tcW w:w="918" w:type="dxa"/>
            <w:tcBorders>
              <w:bottom w:val="single" w:sz="4" w:space="0" w:color="auto"/>
            </w:tcBorders>
          </w:tcPr>
          <w:p w:rsidR="00BB477C" w:rsidRPr="000C29D4" w:rsidRDefault="00BB477C" w:rsidP="00870A8F">
            <w:pPr>
              <w:jc w:val="both"/>
              <w:rPr>
                <w:rFonts w:ascii="Times New Roman" w:eastAsia="LM Roman 9" w:hAnsi="Times New Roman" w:cs="Times New Roman"/>
                <w:sz w:val="20"/>
              </w:rPr>
            </w:pPr>
            <w:r w:rsidRPr="000C29D4">
              <w:rPr>
                <w:rFonts w:ascii="Times New Roman" w:eastAsia="LM Roman 9" w:hAnsi="Times New Roman" w:cs="Times New Roman"/>
                <w:sz w:val="20"/>
              </w:rPr>
              <w:t>B13</w:t>
            </w:r>
          </w:p>
        </w:tc>
        <w:tc>
          <w:tcPr>
            <w:tcW w:w="1242" w:type="dxa"/>
            <w:tcBorders>
              <w:bottom w:val="single" w:sz="4" w:space="0" w:color="auto"/>
            </w:tcBorders>
          </w:tcPr>
          <w:p w:rsidR="00BB477C" w:rsidRPr="000C29D4" w:rsidRDefault="00BB477C" w:rsidP="00BB477C">
            <w:pPr>
              <w:jc w:val="center"/>
              <w:rPr>
                <w:rFonts w:ascii="Times New Roman" w:eastAsia="LM Roman 9" w:hAnsi="Times New Roman" w:cs="Times New Roman"/>
                <w:sz w:val="20"/>
              </w:rPr>
            </w:pPr>
            <w:r w:rsidRPr="000C29D4">
              <w:rPr>
                <w:rFonts w:ascii="Times New Roman" w:eastAsia="LM Roman 9" w:hAnsi="Times New Roman" w:cs="Times New Roman"/>
                <w:sz w:val="20"/>
              </w:rPr>
              <w:t>Sandy loam</w:t>
            </w:r>
          </w:p>
        </w:tc>
        <w:tc>
          <w:tcPr>
            <w:tcW w:w="1350" w:type="dxa"/>
            <w:tcBorders>
              <w:bottom w:val="single" w:sz="4" w:space="0" w:color="auto"/>
            </w:tcBorders>
          </w:tcPr>
          <w:p w:rsidR="00BB477C" w:rsidRPr="000C29D4" w:rsidRDefault="00BB477C" w:rsidP="00BB477C">
            <w:pPr>
              <w:jc w:val="center"/>
              <w:rPr>
                <w:rFonts w:ascii="Times New Roman" w:eastAsia="LM Roman 9" w:hAnsi="Times New Roman" w:cs="Times New Roman"/>
                <w:sz w:val="20"/>
              </w:rPr>
            </w:pPr>
            <w:r w:rsidRPr="000C29D4">
              <w:rPr>
                <w:rFonts w:ascii="Times New Roman" w:eastAsia="LM Roman 9" w:hAnsi="Times New Roman" w:cs="Times New Roman"/>
                <w:sz w:val="20"/>
              </w:rPr>
              <w:t>Loam</w:t>
            </w:r>
          </w:p>
        </w:tc>
        <w:tc>
          <w:tcPr>
            <w:tcW w:w="810" w:type="dxa"/>
            <w:tcBorders>
              <w:bottom w:val="single" w:sz="4" w:space="0" w:color="auto"/>
            </w:tcBorders>
          </w:tcPr>
          <w:p w:rsidR="00BB477C" w:rsidRPr="000C29D4" w:rsidRDefault="00BB477C" w:rsidP="00BB477C">
            <w:pPr>
              <w:jc w:val="center"/>
              <w:rPr>
                <w:rFonts w:ascii="Times New Roman" w:eastAsia="LM Roman 9" w:hAnsi="Times New Roman" w:cs="Times New Roman"/>
                <w:sz w:val="20"/>
              </w:rPr>
            </w:pPr>
            <w:r w:rsidRPr="000C29D4">
              <w:rPr>
                <w:rFonts w:ascii="Times New Roman" w:eastAsia="LM Roman 9" w:hAnsi="Times New Roman" w:cs="Times New Roman"/>
                <w:sz w:val="20"/>
              </w:rPr>
              <w:t>0.01</w:t>
            </w:r>
          </w:p>
        </w:tc>
        <w:tc>
          <w:tcPr>
            <w:tcW w:w="810" w:type="dxa"/>
            <w:tcBorders>
              <w:bottom w:val="single" w:sz="4" w:space="0" w:color="auto"/>
            </w:tcBorders>
          </w:tcPr>
          <w:p w:rsidR="00BB477C" w:rsidRPr="000C29D4" w:rsidRDefault="00BB477C" w:rsidP="00BB477C">
            <w:pPr>
              <w:jc w:val="center"/>
              <w:rPr>
                <w:rFonts w:ascii="Times New Roman" w:eastAsia="LM Roman 9" w:hAnsi="Times New Roman" w:cs="Times New Roman"/>
                <w:sz w:val="20"/>
              </w:rPr>
            </w:pPr>
            <w:r w:rsidRPr="000C29D4">
              <w:rPr>
                <w:rFonts w:ascii="Times New Roman" w:eastAsia="LM Roman 9" w:hAnsi="Times New Roman" w:cs="Times New Roman"/>
                <w:sz w:val="20"/>
              </w:rPr>
              <w:t>0.42</w:t>
            </w:r>
          </w:p>
        </w:tc>
        <w:tc>
          <w:tcPr>
            <w:tcW w:w="486" w:type="dxa"/>
            <w:tcBorders>
              <w:bottom w:val="single" w:sz="4" w:space="0" w:color="auto"/>
            </w:tcBorders>
          </w:tcPr>
          <w:p w:rsidR="00BB477C" w:rsidRPr="000C29D4" w:rsidRDefault="00BB477C" w:rsidP="00BB477C">
            <w:pPr>
              <w:jc w:val="center"/>
              <w:rPr>
                <w:rFonts w:ascii="Times New Roman" w:eastAsia="LM Roman 9" w:hAnsi="Times New Roman" w:cs="Times New Roman"/>
                <w:sz w:val="20"/>
              </w:rPr>
            </w:pPr>
            <w:r w:rsidRPr="000C29D4">
              <w:rPr>
                <w:rFonts w:ascii="Times New Roman" w:eastAsia="LM Roman 9" w:hAnsi="Times New Roman" w:cs="Times New Roman"/>
                <w:sz w:val="20"/>
              </w:rPr>
              <w:t>0.84</w:t>
            </w:r>
          </w:p>
        </w:tc>
        <w:tc>
          <w:tcPr>
            <w:tcW w:w="828" w:type="dxa"/>
            <w:tcBorders>
              <w:bottom w:val="single" w:sz="4" w:space="0" w:color="auto"/>
            </w:tcBorders>
          </w:tcPr>
          <w:p w:rsidR="00BB477C" w:rsidRPr="000C29D4" w:rsidRDefault="00BB477C" w:rsidP="007A1BFE">
            <w:pPr>
              <w:jc w:val="center"/>
              <w:rPr>
                <w:rFonts w:ascii="Times New Roman" w:eastAsia="LM Roman 9" w:hAnsi="Times New Roman" w:cs="Times New Roman"/>
                <w:sz w:val="20"/>
              </w:rPr>
            </w:pPr>
            <w:r w:rsidRPr="000C29D4">
              <w:rPr>
                <w:rFonts w:ascii="Times New Roman" w:eastAsia="LM Roman 9" w:hAnsi="Times New Roman" w:cs="Times New Roman"/>
                <w:sz w:val="20"/>
              </w:rPr>
              <w:t>-1.497</w:t>
            </w:r>
          </w:p>
        </w:tc>
        <w:tc>
          <w:tcPr>
            <w:tcW w:w="666" w:type="dxa"/>
            <w:tcBorders>
              <w:bottom w:val="single" w:sz="4" w:space="0" w:color="auto"/>
            </w:tcBorders>
          </w:tcPr>
          <w:p w:rsidR="00BB477C" w:rsidRPr="000C29D4" w:rsidRDefault="00BB477C" w:rsidP="00BB477C">
            <w:pPr>
              <w:jc w:val="center"/>
              <w:rPr>
                <w:rFonts w:ascii="Times New Roman" w:eastAsia="LM Roman 9" w:hAnsi="Times New Roman" w:cs="Times New Roman"/>
                <w:sz w:val="20"/>
              </w:rPr>
            </w:pPr>
            <w:r w:rsidRPr="000C29D4">
              <w:rPr>
                <w:rFonts w:ascii="Times New Roman" w:eastAsia="LM Roman 9" w:hAnsi="Times New Roman" w:cs="Times New Roman"/>
                <w:sz w:val="20"/>
              </w:rPr>
              <w:t>1.441</w:t>
            </w:r>
          </w:p>
        </w:tc>
        <w:tc>
          <w:tcPr>
            <w:tcW w:w="810" w:type="dxa"/>
            <w:tcBorders>
              <w:bottom w:val="single" w:sz="4" w:space="0" w:color="auto"/>
            </w:tcBorders>
          </w:tcPr>
          <w:p w:rsidR="00BB477C" w:rsidRPr="000C29D4" w:rsidRDefault="00BB477C" w:rsidP="00BB477C">
            <w:pPr>
              <w:jc w:val="center"/>
              <w:rPr>
                <w:rFonts w:ascii="Times New Roman" w:eastAsia="LM Roman 9" w:hAnsi="Times New Roman" w:cs="Times New Roman"/>
                <w:sz w:val="20"/>
              </w:rPr>
            </w:pPr>
            <w:r w:rsidRPr="000C29D4">
              <w:rPr>
                <w:rFonts w:ascii="Times New Roman" w:eastAsia="LM Roman 9" w:hAnsi="Times New Roman" w:cs="Times New Roman"/>
                <w:sz w:val="20"/>
              </w:rPr>
              <w:t>0.1298</w:t>
            </w:r>
          </w:p>
        </w:tc>
      </w:tr>
    </w:tbl>
    <w:p w:rsidR="00E257B0" w:rsidRPr="00C2703D" w:rsidRDefault="00E257B0" w:rsidP="000C3112">
      <w:pPr>
        <w:spacing w:after="0"/>
        <w:jc w:val="both"/>
        <w:rPr>
          <w:rFonts w:ascii="Times New Roman" w:eastAsia="LM Roman 9" w:hAnsi="Times New Roman" w:cs="Times New Roman"/>
          <w:b/>
          <w:sz w:val="24"/>
          <w:szCs w:val="24"/>
        </w:rPr>
      </w:pPr>
    </w:p>
    <w:p w:rsidR="000C3112" w:rsidRPr="00C2703D" w:rsidRDefault="000C3112" w:rsidP="000C3112">
      <w:pPr>
        <w:spacing w:after="0"/>
        <w:jc w:val="both"/>
        <w:rPr>
          <w:rFonts w:ascii="Times New Roman" w:eastAsia="LM Roman 9" w:hAnsi="Times New Roman" w:cs="Times New Roman"/>
          <w:b/>
          <w:sz w:val="24"/>
          <w:szCs w:val="24"/>
        </w:rPr>
      </w:pPr>
      <w:proofErr w:type="gramStart"/>
      <w:r w:rsidRPr="00C2703D">
        <w:rPr>
          <w:rFonts w:ascii="Times New Roman" w:eastAsia="LM Roman 9" w:hAnsi="Times New Roman" w:cs="Times New Roman"/>
          <w:b/>
          <w:sz w:val="24"/>
          <w:szCs w:val="24"/>
        </w:rPr>
        <w:t>Table 2.</w:t>
      </w:r>
      <w:proofErr w:type="gramEnd"/>
      <w:r w:rsidRPr="00C2703D">
        <w:rPr>
          <w:rFonts w:ascii="Times New Roman" w:eastAsia="LM Roman 9" w:hAnsi="Times New Roman" w:cs="Times New Roman"/>
          <w:b/>
          <w:sz w:val="24"/>
          <w:szCs w:val="24"/>
        </w:rPr>
        <w:t xml:space="preserve"> System parameters used in simulation scenarios</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915"/>
        <w:gridCol w:w="983"/>
        <w:gridCol w:w="1926"/>
        <w:gridCol w:w="1134"/>
        <w:gridCol w:w="1170"/>
      </w:tblGrid>
      <w:tr w:rsidR="000C3112" w:rsidRPr="00C2703D" w:rsidTr="000C29D4">
        <w:trPr>
          <w:jc w:val="center"/>
        </w:trPr>
        <w:tc>
          <w:tcPr>
            <w:tcW w:w="1915" w:type="dxa"/>
            <w:tcBorders>
              <w:top w:val="single" w:sz="4" w:space="0" w:color="auto"/>
              <w:bottom w:val="single" w:sz="4" w:space="0" w:color="auto"/>
            </w:tcBorders>
            <w:vAlign w:val="center"/>
          </w:tcPr>
          <w:p w:rsidR="000C3112" w:rsidRPr="000C29D4" w:rsidRDefault="005933C7" w:rsidP="00E257B0">
            <w:pPr>
              <w:rPr>
                <w:rFonts w:ascii="Times New Roman" w:eastAsia="LM Roman 9" w:hAnsi="Times New Roman" w:cs="Times New Roman"/>
                <w:b/>
                <w:sz w:val="20"/>
              </w:rPr>
            </w:pPr>
            <w:r w:rsidRPr="000C29D4">
              <w:rPr>
                <w:rFonts w:ascii="Times New Roman" w:eastAsia="LM Roman 9" w:hAnsi="Times New Roman" w:cs="Times New Roman"/>
                <w:b/>
                <w:sz w:val="20"/>
              </w:rPr>
              <w:t>Description</w:t>
            </w:r>
          </w:p>
        </w:tc>
        <w:tc>
          <w:tcPr>
            <w:tcW w:w="983" w:type="dxa"/>
            <w:tcBorders>
              <w:top w:val="single" w:sz="4" w:space="0" w:color="auto"/>
              <w:bottom w:val="single" w:sz="4" w:space="0" w:color="auto"/>
            </w:tcBorders>
            <w:vAlign w:val="center"/>
          </w:tcPr>
          <w:p w:rsidR="000C3112" w:rsidRPr="000C29D4" w:rsidRDefault="005933C7" w:rsidP="004371BE">
            <w:pPr>
              <w:jc w:val="center"/>
              <w:rPr>
                <w:rFonts w:ascii="Times New Roman" w:eastAsia="LM Roman 9" w:hAnsi="Times New Roman" w:cs="Times New Roman"/>
                <w:b/>
                <w:sz w:val="20"/>
              </w:rPr>
            </w:pPr>
            <w:r w:rsidRPr="000C29D4">
              <w:rPr>
                <w:rFonts w:ascii="Times New Roman" w:eastAsia="LM Roman 9" w:hAnsi="Times New Roman" w:cs="Times New Roman"/>
                <w:b/>
                <w:sz w:val="20"/>
              </w:rPr>
              <w:t>Symbol</w:t>
            </w:r>
          </w:p>
        </w:tc>
        <w:tc>
          <w:tcPr>
            <w:tcW w:w="1926" w:type="dxa"/>
            <w:tcBorders>
              <w:top w:val="single" w:sz="4" w:space="0" w:color="auto"/>
              <w:bottom w:val="single" w:sz="4" w:space="0" w:color="auto"/>
            </w:tcBorders>
          </w:tcPr>
          <w:p w:rsidR="000C3112" w:rsidRPr="000C29D4" w:rsidRDefault="005933C7" w:rsidP="005933C7">
            <w:pPr>
              <w:jc w:val="center"/>
              <w:rPr>
                <w:rFonts w:ascii="Times New Roman" w:eastAsia="LM Roman 9" w:hAnsi="Times New Roman" w:cs="Times New Roman"/>
                <w:b/>
                <w:sz w:val="20"/>
              </w:rPr>
            </w:pPr>
            <w:r w:rsidRPr="000C29D4">
              <w:rPr>
                <w:rFonts w:ascii="Times New Roman" w:eastAsia="LM Roman 9" w:hAnsi="Times New Roman" w:cs="Times New Roman"/>
                <w:b/>
                <w:sz w:val="20"/>
              </w:rPr>
              <w:t>Scenario</w:t>
            </w:r>
            <w:r w:rsidR="009A425C" w:rsidRPr="000C29D4">
              <w:rPr>
                <w:rFonts w:ascii="Times New Roman" w:eastAsia="LM Roman 9" w:hAnsi="Times New Roman" w:cs="Times New Roman"/>
                <w:b/>
                <w:sz w:val="20"/>
              </w:rPr>
              <w:t xml:space="preserve"> description</w:t>
            </w:r>
          </w:p>
        </w:tc>
        <w:tc>
          <w:tcPr>
            <w:tcW w:w="1134" w:type="dxa"/>
            <w:tcBorders>
              <w:top w:val="single" w:sz="4" w:space="0" w:color="auto"/>
              <w:bottom w:val="single" w:sz="4" w:space="0" w:color="auto"/>
            </w:tcBorders>
            <w:vAlign w:val="center"/>
          </w:tcPr>
          <w:p w:rsidR="000C3112" w:rsidRPr="000C29D4" w:rsidRDefault="005933C7" w:rsidP="00303207">
            <w:pPr>
              <w:jc w:val="center"/>
              <w:rPr>
                <w:rFonts w:ascii="Times New Roman" w:eastAsia="LM Roman 9" w:hAnsi="Times New Roman" w:cs="Times New Roman"/>
                <w:b/>
                <w:sz w:val="20"/>
              </w:rPr>
            </w:pPr>
            <w:r w:rsidRPr="000C29D4">
              <w:rPr>
                <w:rFonts w:ascii="Times New Roman" w:eastAsia="LM Roman 9" w:hAnsi="Times New Roman" w:cs="Times New Roman"/>
                <w:b/>
                <w:sz w:val="20"/>
              </w:rPr>
              <w:t>Value</w:t>
            </w:r>
          </w:p>
        </w:tc>
        <w:tc>
          <w:tcPr>
            <w:tcW w:w="1170" w:type="dxa"/>
            <w:tcBorders>
              <w:top w:val="single" w:sz="4" w:space="0" w:color="auto"/>
              <w:bottom w:val="single" w:sz="4" w:space="0" w:color="auto"/>
            </w:tcBorders>
            <w:vAlign w:val="center"/>
          </w:tcPr>
          <w:p w:rsidR="000C3112" w:rsidRPr="000C29D4" w:rsidRDefault="005933C7" w:rsidP="004371BE">
            <w:pPr>
              <w:jc w:val="center"/>
              <w:rPr>
                <w:rFonts w:ascii="Times New Roman" w:eastAsia="LM Roman 9" w:hAnsi="Times New Roman" w:cs="Times New Roman"/>
                <w:b/>
                <w:sz w:val="20"/>
              </w:rPr>
            </w:pPr>
            <w:r w:rsidRPr="000C29D4">
              <w:rPr>
                <w:rFonts w:ascii="Times New Roman" w:eastAsia="LM Roman 9" w:hAnsi="Times New Roman" w:cs="Times New Roman"/>
                <w:b/>
                <w:sz w:val="20"/>
              </w:rPr>
              <w:t>Unit</w:t>
            </w:r>
          </w:p>
        </w:tc>
      </w:tr>
      <w:tr w:rsidR="000D01BE" w:rsidRPr="00C2703D" w:rsidTr="000C29D4">
        <w:trPr>
          <w:jc w:val="center"/>
        </w:trPr>
        <w:tc>
          <w:tcPr>
            <w:tcW w:w="1915" w:type="dxa"/>
            <w:tcBorders>
              <w:top w:val="single" w:sz="4" w:space="0" w:color="auto"/>
            </w:tcBorders>
            <w:vAlign w:val="center"/>
          </w:tcPr>
          <w:p w:rsidR="000D01BE" w:rsidRPr="000C29D4" w:rsidRDefault="000D01BE" w:rsidP="007A1BFE">
            <w:pPr>
              <w:rPr>
                <w:rFonts w:ascii="Times New Roman" w:eastAsia="LM Roman 9" w:hAnsi="Times New Roman" w:cs="Times New Roman"/>
                <w:sz w:val="20"/>
              </w:rPr>
            </w:pPr>
            <w:r w:rsidRPr="000C29D4">
              <w:rPr>
                <w:rFonts w:ascii="Times New Roman" w:eastAsia="LM Roman 9" w:hAnsi="Times New Roman" w:cs="Times New Roman"/>
                <w:sz w:val="20"/>
              </w:rPr>
              <w:t>Root radius</w:t>
            </w:r>
          </w:p>
        </w:tc>
        <w:tc>
          <w:tcPr>
            <w:tcW w:w="983" w:type="dxa"/>
            <w:tcBorders>
              <w:top w:val="single" w:sz="4" w:space="0" w:color="auto"/>
            </w:tcBorders>
            <w:vAlign w:val="center"/>
          </w:tcPr>
          <w:p w:rsidR="000D01BE" w:rsidRPr="000C29D4" w:rsidRDefault="000D01BE" w:rsidP="007A1BFE">
            <w:pPr>
              <w:jc w:val="center"/>
              <w:rPr>
                <w:rFonts w:ascii="Times New Roman" w:eastAsia="LM Roman 9" w:hAnsi="Times New Roman" w:cs="Times New Roman"/>
                <w:sz w:val="20"/>
              </w:rPr>
            </w:pPr>
            <w:r w:rsidRPr="000C29D4">
              <w:rPr>
                <w:rFonts w:ascii="Times New Roman" w:eastAsia="LM Roman 9" w:hAnsi="Times New Roman" w:cs="Times New Roman"/>
                <w:sz w:val="20"/>
              </w:rPr>
              <w:t>r</w:t>
            </w:r>
            <w:r w:rsidRPr="000C29D4">
              <w:rPr>
                <w:rFonts w:ascii="Times New Roman" w:eastAsia="LM Roman 9" w:hAnsi="Times New Roman" w:cs="Times New Roman"/>
                <w:sz w:val="20"/>
                <w:vertAlign w:val="subscript"/>
              </w:rPr>
              <w:t>0</w:t>
            </w:r>
          </w:p>
        </w:tc>
        <w:tc>
          <w:tcPr>
            <w:tcW w:w="1926" w:type="dxa"/>
            <w:tcBorders>
              <w:top w:val="single" w:sz="4" w:space="0" w:color="auto"/>
            </w:tcBorders>
          </w:tcPr>
          <w:p w:rsidR="000D01BE" w:rsidRPr="000C29D4" w:rsidRDefault="000D01BE" w:rsidP="007A1BFE">
            <w:pPr>
              <w:jc w:val="center"/>
              <w:rPr>
                <w:rFonts w:ascii="Times New Roman" w:eastAsia="LM Roman 9" w:hAnsi="Times New Roman" w:cs="Times New Roman"/>
                <w:sz w:val="20"/>
              </w:rPr>
            </w:pPr>
          </w:p>
        </w:tc>
        <w:tc>
          <w:tcPr>
            <w:tcW w:w="1134" w:type="dxa"/>
            <w:tcBorders>
              <w:top w:val="single" w:sz="4" w:space="0" w:color="auto"/>
            </w:tcBorders>
            <w:vAlign w:val="center"/>
          </w:tcPr>
          <w:p w:rsidR="000D01BE" w:rsidRPr="000C29D4" w:rsidRDefault="000D01BE" w:rsidP="007A1BFE">
            <w:pPr>
              <w:jc w:val="center"/>
              <w:rPr>
                <w:rFonts w:ascii="Times New Roman" w:eastAsia="LM Roman 9" w:hAnsi="Times New Roman" w:cs="Times New Roman"/>
                <w:sz w:val="20"/>
              </w:rPr>
            </w:pPr>
            <w:r w:rsidRPr="000C29D4">
              <w:rPr>
                <w:rFonts w:ascii="Times New Roman" w:eastAsia="LM Roman 9" w:hAnsi="Times New Roman" w:cs="Times New Roman"/>
                <w:sz w:val="20"/>
              </w:rPr>
              <w:t>0.5</w:t>
            </w:r>
          </w:p>
        </w:tc>
        <w:tc>
          <w:tcPr>
            <w:tcW w:w="1170" w:type="dxa"/>
            <w:tcBorders>
              <w:top w:val="single" w:sz="4" w:space="0" w:color="auto"/>
            </w:tcBorders>
            <w:vAlign w:val="center"/>
          </w:tcPr>
          <w:p w:rsidR="000D01BE" w:rsidRPr="000C29D4" w:rsidRDefault="000D01BE" w:rsidP="007A1BFE">
            <w:pPr>
              <w:jc w:val="center"/>
              <w:rPr>
                <w:rFonts w:ascii="Times New Roman" w:eastAsia="LM Roman 9" w:hAnsi="Times New Roman" w:cs="Times New Roman"/>
                <w:sz w:val="20"/>
              </w:rPr>
            </w:pPr>
            <w:r w:rsidRPr="000C29D4">
              <w:rPr>
                <w:rFonts w:ascii="Times New Roman" w:eastAsia="LM Roman 9" w:hAnsi="Times New Roman" w:cs="Times New Roman"/>
                <w:sz w:val="20"/>
              </w:rPr>
              <w:t>mm</w:t>
            </w:r>
          </w:p>
        </w:tc>
      </w:tr>
      <w:tr w:rsidR="000C3112" w:rsidRPr="00C2703D" w:rsidTr="000C29D4">
        <w:trPr>
          <w:jc w:val="center"/>
        </w:trPr>
        <w:tc>
          <w:tcPr>
            <w:tcW w:w="1915" w:type="dxa"/>
            <w:vAlign w:val="center"/>
          </w:tcPr>
          <w:p w:rsidR="000C3112" w:rsidRPr="000C29D4" w:rsidRDefault="005933C7" w:rsidP="00E257B0">
            <w:pPr>
              <w:rPr>
                <w:rFonts w:ascii="Times New Roman" w:eastAsia="LM Roman 9" w:hAnsi="Times New Roman" w:cs="Times New Roman"/>
                <w:sz w:val="20"/>
              </w:rPr>
            </w:pPr>
            <w:r w:rsidRPr="000C29D4">
              <w:rPr>
                <w:rFonts w:ascii="Times New Roman" w:eastAsia="LM Roman 9" w:hAnsi="Times New Roman" w:cs="Times New Roman"/>
                <w:sz w:val="20"/>
              </w:rPr>
              <w:t>Limiting root potential</w:t>
            </w:r>
          </w:p>
        </w:tc>
        <w:tc>
          <w:tcPr>
            <w:tcW w:w="983" w:type="dxa"/>
            <w:vAlign w:val="center"/>
          </w:tcPr>
          <w:p w:rsidR="000C3112" w:rsidRPr="000C29D4" w:rsidRDefault="005933C7" w:rsidP="004371BE">
            <w:pPr>
              <w:jc w:val="center"/>
              <w:rPr>
                <w:rFonts w:ascii="Times New Roman" w:eastAsia="LM Roman 9" w:hAnsi="Times New Roman" w:cs="Times New Roman"/>
                <w:sz w:val="20"/>
              </w:rPr>
            </w:pPr>
            <w:proofErr w:type="spellStart"/>
            <w:r w:rsidRPr="000C29D4">
              <w:rPr>
                <w:rFonts w:ascii="Times New Roman" w:eastAsia="LM Roman 9" w:hAnsi="Times New Roman" w:cs="Times New Roman"/>
                <w:sz w:val="20"/>
              </w:rPr>
              <w:t>h</w:t>
            </w:r>
            <w:r w:rsidRPr="000C29D4">
              <w:rPr>
                <w:rFonts w:ascii="Times New Roman" w:eastAsia="LM Roman 9" w:hAnsi="Times New Roman" w:cs="Times New Roman"/>
                <w:sz w:val="20"/>
                <w:vertAlign w:val="subscript"/>
              </w:rPr>
              <w:t>lim</w:t>
            </w:r>
            <w:proofErr w:type="spellEnd"/>
          </w:p>
        </w:tc>
        <w:tc>
          <w:tcPr>
            <w:tcW w:w="1926" w:type="dxa"/>
          </w:tcPr>
          <w:p w:rsidR="000C3112" w:rsidRPr="000C29D4" w:rsidRDefault="000C3112" w:rsidP="005933C7">
            <w:pPr>
              <w:jc w:val="center"/>
              <w:rPr>
                <w:rFonts w:ascii="Times New Roman" w:eastAsia="LM Roman 9" w:hAnsi="Times New Roman" w:cs="Times New Roman"/>
                <w:sz w:val="20"/>
              </w:rPr>
            </w:pPr>
          </w:p>
        </w:tc>
        <w:tc>
          <w:tcPr>
            <w:tcW w:w="1134" w:type="dxa"/>
            <w:vAlign w:val="center"/>
          </w:tcPr>
          <w:p w:rsidR="000C3112" w:rsidRPr="000C29D4" w:rsidRDefault="00303207" w:rsidP="00303207">
            <w:pPr>
              <w:jc w:val="center"/>
              <w:rPr>
                <w:rFonts w:ascii="Times New Roman" w:eastAsia="LM Roman 9" w:hAnsi="Times New Roman" w:cs="Times New Roman"/>
                <w:sz w:val="20"/>
              </w:rPr>
            </w:pPr>
            <w:r w:rsidRPr="000C29D4">
              <w:rPr>
                <w:rFonts w:ascii="Times New Roman" w:eastAsia="LM Roman 9" w:hAnsi="Times New Roman" w:cs="Times New Roman"/>
                <w:sz w:val="20"/>
              </w:rPr>
              <w:t>-150</w:t>
            </w:r>
          </w:p>
        </w:tc>
        <w:tc>
          <w:tcPr>
            <w:tcW w:w="1170" w:type="dxa"/>
            <w:vAlign w:val="center"/>
          </w:tcPr>
          <w:p w:rsidR="000C3112" w:rsidRPr="000C29D4" w:rsidRDefault="00792021" w:rsidP="004371BE">
            <w:pPr>
              <w:jc w:val="center"/>
              <w:rPr>
                <w:rFonts w:ascii="Times New Roman" w:eastAsia="LM Roman 9" w:hAnsi="Times New Roman" w:cs="Times New Roman"/>
                <w:sz w:val="20"/>
              </w:rPr>
            </w:pPr>
            <w:r w:rsidRPr="000C29D4">
              <w:rPr>
                <w:rFonts w:ascii="Times New Roman" w:eastAsia="LM Roman 9" w:hAnsi="Times New Roman" w:cs="Times New Roman"/>
                <w:sz w:val="20"/>
              </w:rPr>
              <w:t>M</w:t>
            </w:r>
          </w:p>
        </w:tc>
      </w:tr>
      <w:tr w:rsidR="000C3112" w:rsidRPr="00C2703D" w:rsidTr="000C29D4">
        <w:trPr>
          <w:jc w:val="center"/>
        </w:trPr>
        <w:tc>
          <w:tcPr>
            <w:tcW w:w="1915" w:type="dxa"/>
            <w:tcBorders>
              <w:top w:val="single" w:sz="4" w:space="0" w:color="auto"/>
              <w:bottom w:val="single" w:sz="4" w:space="0" w:color="auto"/>
            </w:tcBorders>
            <w:vAlign w:val="center"/>
          </w:tcPr>
          <w:p w:rsidR="000C3112" w:rsidRPr="000C29D4" w:rsidRDefault="005933C7" w:rsidP="00E257B0">
            <w:pPr>
              <w:rPr>
                <w:rFonts w:ascii="Times New Roman" w:eastAsia="LM Roman 9" w:hAnsi="Times New Roman" w:cs="Times New Roman"/>
                <w:sz w:val="20"/>
              </w:rPr>
            </w:pPr>
            <w:r w:rsidRPr="000C29D4">
              <w:rPr>
                <w:rFonts w:ascii="Times New Roman" w:eastAsia="LM Roman 9" w:hAnsi="Times New Roman" w:cs="Times New Roman"/>
                <w:sz w:val="20"/>
              </w:rPr>
              <w:t>Root density</w:t>
            </w:r>
          </w:p>
        </w:tc>
        <w:tc>
          <w:tcPr>
            <w:tcW w:w="983" w:type="dxa"/>
            <w:tcBorders>
              <w:top w:val="single" w:sz="4" w:space="0" w:color="auto"/>
              <w:bottom w:val="single" w:sz="4" w:space="0" w:color="auto"/>
            </w:tcBorders>
            <w:vAlign w:val="center"/>
          </w:tcPr>
          <w:p w:rsidR="000C3112" w:rsidRPr="000C29D4" w:rsidRDefault="005933C7" w:rsidP="004371BE">
            <w:pPr>
              <w:jc w:val="center"/>
              <w:rPr>
                <w:rFonts w:ascii="Times New Roman" w:eastAsia="LM Roman 9" w:hAnsi="Times New Roman" w:cs="Times New Roman"/>
                <w:sz w:val="20"/>
              </w:rPr>
            </w:pPr>
            <w:r w:rsidRPr="000C29D4">
              <w:rPr>
                <w:rFonts w:ascii="Times New Roman" w:eastAsia="LM Roman 9" w:hAnsi="Times New Roman" w:cs="Times New Roman"/>
                <w:sz w:val="20"/>
              </w:rPr>
              <w:t>L</w:t>
            </w:r>
          </w:p>
        </w:tc>
        <w:tc>
          <w:tcPr>
            <w:tcW w:w="1926" w:type="dxa"/>
            <w:tcBorders>
              <w:top w:val="single" w:sz="4" w:space="0" w:color="auto"/>
              <w:bottom w:val="single" w:sz="4" w:space="0" w:color="auto"/>
            </w:tcBorders>
          </w:tcPr>
          <w:p w:rsidR="00965B7F" w:rsidRPr="000C29D4" w:rsidRDefault="00965B7F" w:rsidP="00965B7F">
            <w:pPr>
              <w:jc w:val="center"/>
              <w:rPr>
                <w:rFonts w:ascii="Times New Roman" w:eastAsia="LM Roman 9" w:hAnsi="Times New Roman" w:cs="Times New Roman"/>
                <w:sz w:val="20"/>
              </w:rPr>
            </w:pPr>
            <w:r w:rsidRPr="000C29D4">
              <w:rPr>
                <w:rFonts w:ascii="Times New Roman" w:eastAsia="LM Roman 9" w:hAnsi="Times New Roman" w:cs="Times New Roman"/>
                <w:sz w:val="20"/>
              </w:rPr>
              <w:t>Low root density</w:t>
            </w:r>
          </w:p>
          <w:p w:rsidR="00965B7F" w:rsidRPr="000C29D4" w:rsidRDefault="00965B7F" w:rsidP="00965B7F">
            <w:pPr>
              <w:jc w:val="center"/>
              <w:rPr>
                <w:rFonts w:ascii="Times New Roman" w:eastAsia="LM Roman 9" w:hAnsi="Times New Roman" w:cs="Times New Roman"/>
                <w:sz w:val="20"/>
              </w:rPr>
            </w:pPr>
            <w:r w:rsidRPr="000C29D4">
              <w:rPr>
                <w:rFonts w:ascii="Times New Roman" w:eastAsia="LM Roman 9" w:hAnsi="Times New Roman" w:cs="Times New Roman"/>
                <w:sz w:val="20"/>
              </w:rPr>
              <w:t>Medium root density</w:t>
            </w:r>
          </w:p>
          <w:p w:rsidR="00303207" w:rsidRPr="000C29D4" w:rsidRDefault="00965B7F" w:rsidP="00965B7F">
            <w:pPr>
              <w:jc w:val="center"/>
              <w:rPr>
                <w:rFonts w:ascii="Times New Roman" w:eastAsia="LM Roman 9" w:hAnsi="Times New Roman" w:cs="Times New Roman"/>
                <w:sz w:val="20"/>
              </w:rPr>
            </w:pPr>
            <w:r w:rsidRPr="000C29D4">
              <w:rPr>
                <w:rFonts w:ascii="Times New Roman" w:eastAsia="LM Roman 9" w:hAnsi="Times New Roman" w:cs="Times New Roman"/>
                <w:sz w:val="20"/>
              </w:rPr>
              <w:t>High root density</w:t>
            </w:r>
          </w:p>
        </w:tc>
        <w:tc>
          <w:tcPr>
            <w:tcW w:w="1134" w:type="dxa"/>
            <w:tcBorders>
              <w:top w:val="single" w:sz="4" w:space="0" w:color="auto"/>
              <w:bottom w:val="single" w:sz="4" w:space="0" w:color="auto"/>
            </w:tcBorders>
            <w:vAlign w:val="center"/>
          </w:tcPr>
          <w:p w:rsidR="000C3112" w:rsidRPr="000C29D4" w:rsidRDefault="00303207" w:rsidP="00303207">
            <w:pPr>
              <w:jc w:val="center"/>
              <w:rPr>
                <w:rFonts w:ascii="Times New Roman" w:eastAsia="LM Roman 9" w:hAnsi="Times New Roman" w:cs="Times New Roman"/>
                <w:sz w:val="20"/>
              </w:rPr>
            </w:pPr>
            <w:r w:rsidRPr="000C29D4">
              <w:rPr>
                <w:rFonts w:ascii="Times New Roman" w:eastAsia="LM Roman 9" w:hAnsi="Times New Roman" w:cs="Times New Roman"/>
                <w:sz w:val="20"/>
              </w:rPr>
              <w:t>0.01</w:t>
            </w:r>
          </w:p>
          <w:p w:rsidR="00303207" w:rsidRPr="000C29D4" w:rsidRDefault="00303207" w:rsidP="00303207">
            <w:pPr>
              <w:jc w:val="center"/>
              <w:rPr>
                <w:rFonts w:ascii="Times New Roman" w:eastAsia="LM Roman 9" w:hAnsi="Times New Roman" w:cs="Times New Roman"/>
                <w:sz w:val="20"/>
              </w:rPr>
            </w:pPr>
            <w:r w:rsidRPr="000C29D4">
              <w:rPr>
                <w:rFonts w:ascii="Times New Roman" w:eastAsia="LM Roman 9" w:hAnsi="Times New Roman" w:cs="Times New Roman"/>
                <w:sz w:val="20"/>
              </w:rPr>
              <w:t>0.1</w:t>
            </w:r>
          </w:p>
          <w:p w:rsidR="00303207" w:rsidRPr="000C29D4" w:rsidRDefault="00303207" w:rsidP="00303207">
            <w:pPr>
              <w:jc w:val="center"/>
              <w:rPr>
                <w:rFonts w:ascii="Times New Roman" w:eastAsia="LM Roman 9" w:hAnsi="Times New Roman" w:cs="Times New Roman"/>
                <w:sz w:val="20"/>
              </w:rPr>
            </w:pPr>
            <w:r w:rsidRPr="000C29D4">
              <w:rPr>
                <w:rFonts w:ascii="Times New Roman" w:eastAsia="LM Roman 9" w:hAnsi="Times New Roman" w:cs="Times New Roman"/>
                <w:sz w:val="20"/>
              </w:rPr>
              <w:t>1</w:t>
            </w:r>
          </w:p>
        </w:tc>
        <w:tc>
          <w:tcPr>
            <w:tcW w:w="1170" w:type="dxa"/>
            <w:tcBorders>
              <w:top w:val="single" w:sz="4" w:space="0" w:color="auto"/>
              <w:bottom w:val="single" w:sz="4" w:space="0" w:color="auto"/>
            </w:tcBorders>
            <w:vAlign w:val="center"/>
          </w:tcPr>
          <w:p w:rsidR="000C3112" w:rsidRPr="000C29D4" w:rsidRDefault="00303207" w:rsidP="004371BE">
            <w:pPr>
              <w:jc w:val="center"/>
              <w:rPr>
                <w:rFonts w:ascii="Times New Roman" w:eastAsia="LM Roman 9" w:hAnsi="Times New Roman" w:cs="Times New Roman"/>
                <w:sz w:val="20"/>
              </w:rPr>
            </w:pPr>
            <w:r w:rsidRPr="000C29D4">
              <w:rPr>
                <w:rFonts w:ascii="Times New Roman" w:eastAsia="LM Roman 9" w:hAnsi="Times New Roman" w:cs="Times New Roman"/>
                <w:sz w:val="20"/>
              </w:rPr>
              <w:t>cm cm</w:t>
            </w:r>
            <w:r w:rsidRPr="000C29D4">
              <w:rPr>
                <w:rFonts w:ascii="Times New Roman" w:eastAsia="LM Roman 9" w:hAnsi="Times New Roman" w:cs="Times New Roman"/>
                <w:sz w:val="20"/>
                <w:vertAlign w:val="superscript"/>
              </w:rPr>
              <w:t>-3</w:t>
            </w:r>
          </w:p>
        </w:tc>
      </w:tr>
      <w:tr w:rsidR="000C3112" w:rsidRPr="00C2703D" w:rsidTr="000C29D4">
        <w:trPr>
          <w:jc w:val="center"/>
        </w:trPr>
        <w:tc>
          <w:tcPr>
            <w:tcW w:w="1915" w:type="dxa"/>
            <w:tcBorders>
              <w:top w:val="single" w:sz="4" w:space="0" w:color="auto"/>
              <w:bottom w:val="single" w:sz="4" w:space="0" w:color="auto"/>
            </w:tcBorders>
            <w:vAlign w:val="center"/>
          </w:tcPr>
          <w:p w:rsidR="000C3112" w:rsidRPr="000C29D4" w:rsidRDefault="005933C7" w:rsidP="00E257B0">
            <w:pPr>
              <w:rPr>
                <w:rFonts w:ascii="Times New Roman" w:eastAsia="LM Roman 9" w:hAnsi="Times New Roman" w:cs="Times New Roman"/>
                <w:sz w:val="20"/>
              </w:rPr>
            </w:pPr>
            <w:r w:rsidRPr="000C29D4">
              <w:rPr>
                <w:rFonts w:ascii="Times New Roman" w:eastAsia="LM Roman 9" w:hAnsi="Times New Roman" w:cs="Times New Roman"/>
                <w:sz w:val="20"/>
              </w:rPr>
              <w:t>Half distance between roots</w:t>
            </w:r>
          </w:p>
        </w:tc>
        <w:tc>
          <w:tcPr>
            <w:tcW w:w="983" w:type="dxa"/>
            <w:tcBorders>
              <w:top w:val="single" w:sz="4" w:space="0" w:color="auto"/>
              <w:bottom w:val="single" w:sz="4" w:space="0" w:color="auto"/>
            </w:tcBorders>
            <w:vAlign w:val="center"/>
          </w:tcPr>
          <w:p w:rsidR="000C3112" w:rsidRPr="000C29D4" w:rsidRDefault="005933C7" w:rsidP="004371BE">
            <w:pPr>
              <w:jc w:val="center"/>
              <w:rPr>
                <w:rFonts w:ascii="Times New Roman" w:eastAsia="LM Roman 9" w:hAnsi="Times New Roman" w:cs="Times New Roman"/>
                <w:sz w:val="20"/>
              </w:rPr>
            </w:pPr>
            <w:proofErr w:type="spellStart"/>
            <w:r w:rsidRPr="000C29D4">
              <w:rPr>
                <w:rFonts w:ascii="Times New Roman" w:eastAsia="LM Roman 9" w:hAnsi="Times New Roman" w:cs="Times New Roman"/>
                <w:sz w:val="20"/>
              </w:rPr>
              <w:t>r</w:t>
            </w:r>
            <w:r w:rsidRPr="000C29D4">
              <w:rPr>
                <w:rFonts w:ascii="Times New Roman" w:eastAsia="LM Roman 9" w:hAnsi="Times New Roman" w:cs="Times New Roman"/>
                <w:sz w:val="20"/>
                <w:vertAlign w:val="subscript"/>
              </w:rPr>
              <w:t>m</w:t>
            </w:r>
            <w:proofErr w:type="spellEnd"/>
          </w:p>
        </w:tc>
        <w:tc>
          <w:tcPr>
            <w:tcW w:w="1926" w:type="dxa"/>
            <w:tcBorders>
              <w:top w:val="single" w:sz="4" w:space="0" w:color="auto"/>
              <w:bottom w:val="single" w:sz="4" w:space="0" w:color="auto"/>
            </w:tcBorders>
          </w:tcPr>
          <w:p w:rsidR="000C3112" w:rsidRPr="000C29D4" w:rsidRDefault="00303207" w:rsidP="005933C7">
            <w:pPr>
              <w:jc w:val="center"/>
              <w:rPr>
                <w:rFonts w:ascii="Times New Roman" w:eastAsia="LM Roman 9" w:hAnsi="Times New Roman" w:cs="Times New Roman"/>
                <w:sz w:val="20"/>
              </w:rPr>
            </w:pPr>
            <w:r w:rsidRPr="000C29D4">
              <w:rPr>
                <w:rFonts w:ascii="Times New Roman" w:eastAsia="LM Roman 9" w:hAnsi="Times New Roman" w:cs="Times New Roman"/>
                <w:sz w:val="20"/>
              </w:rPr>
              <w:t>Low root density</w:t>
            </w:r>
          </w:p>
          <w:p w:rsidR="00303207" w:rsidRPr="000C29D4" w:rsidRDefault="00303207" w:rsidP="005933C7">
            <w:pPr>
              <w:jc w:val="center"/>
              <w:rPr>
                <w:rFonts w:ascii="Times New Roman" w:eastAsia="LM Roman 9" w:hAnsi="Times New Roman" w:cs="Times New Roman"/>
                <w:sz w:val="20"/>
              </w:rPr>
            </w:pPr>
            <w:r w:rsidRPr="000C29D4">
              <w:rPr>
                <w:rFonts w:ascii="Times New Roman" w:eastAsia="LM Roman 9" w:hAnsi="Times New Roman" w:cs="Times New Roman"/>
                <w:sz w:val="20"/>
              </w:rPr>
              <w:t>Medium root density</w:t>
            </w:r>
          </w:p>
          <w:p w:rsidR="00303207" w:rsidRPr="000C29D4" w:rsidRDefault="00303207" w:rsidP="005933C7">
            <w:pPr>
              <w:jc w:val="center"/>
              <w:rPr>
                <w:rFonts w:ascii="Times New Roman" w:eastAsia="LM Roman 9" w:hAnsi="Times New Roman" w:cs="Times New Roman"/>
                <w:sz w:val="20"/>
              </w:rPr>
            </w:pPr>
            <w:r w:rsidRPr="000C29D4">
              <w:rPr>
                <w:rFonts w:ascii="Times New Roman" w:eastAsia="LM Roman 9" w:hAnsi="Times New Roman" w:cs="Times New Roman"/>
                <w:sz w:val="20"/>
              </w:rPr>
              <w:t>High root density</w:t>
            </w:r>
          </w:p>
        </w:tc>
        <w:tc>
          <w:tcPr>
            <w:tcW w:w="1134" w:type="dxa"/>
            <w:tcBorders>
              <w:top w:val="single" w:sz="4" w:space="0" w:color="auto"/>
              <w:bottom w:val="single" w:sz="4" w:space="0" w:color="auto"/>
            </w:tcBorders>
            <w:vAlign w:val="center"/>
          </w:tcPr>
          <w:p w:rsidR="000C3112" w:rsidRPr="000C29D4" w:rsidRDefault="00303207" w:rsidP="00303207">
            <w:pPr>
              <w:jc w:val="center"/>
              <w:rPr>
                <w:rFonts w:ascii="Times New Roman" w:eastAsia="LM Roman 9" w:hAnsi="Times New Roman" w:cs="Times New Roman"/>
                <w:sz w:val="20"/>
              </w:rPr>
            </w:pPr>
            <w:r w:rsidRPr="000C29D4">
              <w:rPr>
                <w:rFonts w:ascii="Times New Roman" w:eastAsia="LM Roman 9" w:hAnsi="Times New Roman" w:cs="Times New Roman"/>
                <w:sz w:val="20"/>
              </w:rPr>
              <w:t>56.5</w:t>
            </w:r>
          </w:p>
          <w:p w:rsidR="00303207" w:rsidRPr="000C29D4" w:rsidRDefault="00303207" w:rsidP="00303207">
            <w:pPr>
              <w:jc w:val="center"/>
              <w:rPr>
                <w:rFonts w:ascii="Times New Roman" w:eastAsia="LM Roman 9" w:hAnsi="Times New Roman" w:cs="Times New Roman"/>
                <w:sz w:val="20"/>
              </w:rPr>
            </w:pPr>
            <w:r w:rsidRPr="000C29D4">
              <w:rPr>
                <w:rFonts w:ascii="Times New Roman" w:eastAsia="LM Roman 9" w:hAnsi="Times New Roman" w:cs="Times New Roman"/>
                <w:sz w:val="20"/>
              </w:rPr>
              <w:t>17.8</w:t>
            </w:r>
          </w:p>
          <w:p w:rsidR="00303207" w:rsidRPr="000C29D4" w:rsidRDefault="00303207" w:rsidP="00303207">
            <w:pPr>
              <w:jc w:val="center"/>
              <w:rPr>
                <w:rFonts w:ascii="Times New Roman" w:eastAsia="LM Roman 9" w:hAnsi="Times New Roman" w:cs="Times New Roman"/>
                <w:sz w:val="20"/>
              </w:rPr>
            </w:pPr>
            <w:r w:rsidRPr="000C29D4">
              <w:rPr>
                <w:rFonts w:ascii="Times New Roman" w:eastAsia="LM Roman 9" w:hAnsi="Times New Roman" w:cs="Times New Roman"/>
                <w:sz w:val="20"/>
              </w:rPr>
              <w:t>5.65</w:t>
            </w:r>
          </w:p>
        </w:tc>
        <w:tc>
          <w:tcPr>
            <w:tcW w:w="1170" w:type="dxa"/>
            <w:tcBorders>
              <w:top w:val="single" w:sz="4" w:space="0" w:color="auto"/>
              <w:bottom w:val="single" w:sz="4" w:space="0" w:color="auto"/>
            </w:tcBorders>
            <w:vAlign w:val="center"/>
          </w:tcPr>
          <w:p w:rsidR="000C3112" w:rsidRPr="000C29D4" w:rsidRDefault="00303207" w:rsidP="004371BE">
            <w:pPr>
              <w:jc w:val="center"/>
              <w:rPr>
                <w:rFonts w:ascii="Times New Roman" w:eastAsia="LM Roman 9" w:hAnsi="Times New Roman" w:cs="Times New Roman"/>
                <w:sz w:val="20"/>
              </w:rPr>
            </w:pPr>
            <w:r w:rsidRPr="000C29D4">
              <w:rPr>
                <w:rFonts w:ascii="Times New Roman" w:eastAsia="LM Roman 9" w:hAnsi="Times New Roman" w:cs="Times New Roman"/>
                <w:sz w:val="20"/>
              </w:rPr>
              <w:t>mm</w:t>
            </w:r>
          </w:p>
        </w:tc>
      </w:tr>
      <w:tr w:rsidR="000C3112" w:rsidRPr="00C2703D" w:rsidTr="000C29D4">
        <w:trPr>
          <w:jc w:val="center"/>
        </w:trPr>
        <w:tc>
          <w:tcPr>
            <w:tcW w:w="1915" w:type="dxa"/>
            <w:tcBorders>
              <w:top w:val="single" w:sz="4" w:space="0" w:color="auto"/>
              <w:bottom w:val="single" w:sz="4" w:space="0" w:color="auto"/>
            </w:tcBorders>
            <w:vAlign w:val="center"/>
          </w:tcPr>
          <w:p w:rsidR="000C3112" w:rsidRPr="000C29D4" w:rsidRDefault="005933C7" w:rsidP="00E257B0">
            <w:pPr>
              <w:rPr>
                <w:rFonts w:ascii="Times New Roman" w:eastAsia="LM Roman 9" w:hAnsi="Times New Roman" w:cs="Times New Roman"/>
                <w:sz w:val="20"/>
              </w:rPr>
            </w:pPr>
            <w:r w:rsidRPr="000C29D4">
              <w:rPr>
                <w:rFonts w:ascii="Times New Roman" w:eastAsia="LM Roman 9" w:hAnsi="Times New Roman" w:cs="Times New Roman"/>
                <w:sz w:val="20"/>
              </w:rPr>
              <w:t>Potential transpiration rate</w:t>
            </w:r>
          </w:p>
        </w:tc>
        <w:tc>
          <w:tcPr>
            <w:tcW w:w="983" w:type="dxa"/>
            <w:tcBorders>
              <w:top w:val="single" w:sz="4" w:space="0" w:color="auto"/>
              <w:bottom w:val="single" w:sz="4" w:space="0" w:color="auto"/>
            </w:tcBorders>
            <w:vAlign w:val="center"/>
          </w:tcPr>
          <w:p w:rsidR="000C3112" w:rsidRPr="000C29D4" w:rsidRDefault="005933C7" w:rsidP="004371BE">
            <w:pPr>
              <w:jc w:val="center"/>
              <w:rPr>
                <w:rFonts w:ascii="Times New Roman" w:eastAsia="LM Roman 9" w:hAnsi="Times New Roman" w:cs="Times New Roman"/>
                <w:sz w:val="20"/>
              </w:rPr>
            </w:pPr>
            <w:proofErr w:type="spellStart"/>
            <w:r w:rsidRPr="000C29D4">
              <w:rPr>
                <w:rFonts w:ascii="Times New Roman" w:eastAsia="LM Roman 9" w:hAnsi="Times New Roman" w:cs="Times New Roman"/>
                <w:sz w:val="20"/>
              </w:rPr>
              <w:t>T</w:t>
            </w:r>
            <w:r w:rsidR="008B39F0" w:rsidRPr="000C29D4">
              <w:rPr>
                <w:rFonts w:ascii="Times New Roman" w:eastAsia="LM Roman 9" w:hAnsi="Times New Roman" w:cs="Times New Roman"/>
                <w:sz w:val="20"/>
                <w:vertAlign w:val="subscript"/>
              </w:rPr>
              <w:t>p</w:t>
            </w:r>
            <w:proofErr w:type="spellEnd"/>
          </w:p>
        </w:tc>
        <w:tc>
          <w:tcPr>
            <w:tcW w:w="1926" w:type="dxa"/>
            <w:tcBorders>
              <w:top w:val="single" w:sz="4" w:space="0" w:color="auto"/>
              <w:bottom w:val="single" w:sz="4" w:space="0" w:color="auto"/>
            </w:tcBorders>
          </w:tcPr>
          <w:p w:rsidR="000C3112" w:rsidRPr="000C29D4" w:rsidRDefault="00303207" w:rsidP="005933C7">
            <w:pPr>
              <w:jc w:val="center"/>
              <w:rPr>
                <w:rFonts w:ascii="Times New Roman" w:eastAsia="LM Roman 9" w:hAnsi="Times New Roman" w:cs="Times New Roman"/>
                <w:sz w:val="20"/>
              </w:rPr>
            </w:pPr>
            <w:r w:rsidRPr="000C29D4">
              <w:rPr>
                <w:rFonts w:ascii="Times New Roman" w:eastAsia="LM Roman 9" w:hAnsi="Times New Roman" w:cs="Times New Roman"/>
                <w:sz w:val="20"/>
              </w:rPr>
              <w:t>Low</w:t>
            </w:r>
          </w:p>
          <w:p w:rsidR="00303207" w:rsidRPr="000C29D4" w:rsidRDefault="00303207" w:rsidP="005933C7">
            <w:pPr>
              <w:jc w:val="center"/>
              <w:rPr>
                <w:rFonts w:ascii="Times New Roman" w:eastAsia="LM Roman 9" w:hAnsi="Times New Roman" w:cs="Times New Roman"/>
                <w:sz w:val="20"/>
              </w:rPr>
            </w:pPr>
            <w:r w:rsidRPr="000C29D4">
              <w:rPr>
                <w:rFonts w:ascii="Times New Roman" w:eastAsia="LM Roman 9" w:hAnsi="Times New Roman" w:cs="Times New Roman"/>
                <w:sz w:val="20"/>
              </w:rPr>
              <w:t>High</w:t>
            </w:r>
          </w:p>
        </w:tc>
        <w:tc>
          <w:tcPr>
            <w:tcW w:w="1134" w:type="dxa"/>
            <w:tcBorders>
              <w:top w:val="single" w:sz="4" w:space="0" w:color="auto"/>
              <w:bottom w:val="single" w:sz="4" w:space="0" w:color="auto"/>
            </w:tcBorders>
            <w:vAlign w:val="center"/>
          </w:tcPr>
          <w:p w:rsidR="000C3112" w:rsidRPr="000C29D4" w:rsidRDefault="00303207" w:rsidP="00303207">
            <w:pPr>
              <w:jc w:val="center"/>
              <w:rPr>
                <w:rFonts w:ascii="Times New Roman" w:eastAsia="LM Roman 9" w:hAnsi="Times New Roman" w:cs="Times New Roman"/>
                <w:sz w:val="20"/>
              </w:rPr>
            </w:pPr>
            <w:r w:rsidRPr="000C29D4">
              <w:rPr>
                <w:rFonts w:ascii="Times New Roman" w:eastAsia="LM Roman 9" w:hAnsi="Times New Roman" w:cs="Times New Roman"/>
                <w:sz w:val="20"/>
              </w:rPr>
              <w:t>6</w:t>
            </w:r>
          </w:p>
          <w:p w:rsidR="00303207" w:rsidRPr="000C29D4" w:rsidRDefault="00303207" w:rsidP="00303207">
            <w:pPr>
              <w:jc w:val="center"/>
              <w:rPr>
                <w:rFonts w:ascii="Times New Roman" w:eastAsia="LM Roman 9" w:hAnsi="Times New Roman" w:cs="Times New Roman"/>
                <w:sz w:val="20"/>
              </w:rPr>
            </w:pPr>
            <w:r w:rsidRPr="000C29D4">
              <w:rPr>
                <w:rFonts w:ascii="Times New Roman" w:eastAsia="LM Roman 9" w:hAnsi="Times New Roman" w:cs="Times New Roman"/>
                <w:sz w:val="20"/>
              </w:rPr>
              <w:t>3</w:t>
            </w:r>
          </w:p>
        </w:tc>
        <w:tc>
          <w:tcPr>
            <w:tcW w:w="1170" w:type="dxa"/>
            <w:tcBorders>
              <w:top w:val="single" w:sz="4" w:space="0" w:color="auto"/>
              <w:bottom w:val="single" w:sz="4" w:space="0" w:color="auto"/>
            </w:tcBorders>
            <w:vAlign w:val="center"/>
          </w:tcPr>
          <w:p w:rsidR="000C3112" w:rsidRPr="000C29D4" w:rsidRDefault="00303207" w:rsidP="004371BE">
            <w:pPr>
              <w:jc w:val="center"/>
              <w:rPr>
                <w:rFonts w:ascii="Times New Roman" w:eastAsia="LM Roman 9" w:hAnsi="Times New Roman" w:cs="Times New Roman"/>
                <w:sz w:val="20"/>
              </w:rPr>
            </w:pPr>
            <w:r w:rsidRPr="000C29D4">
              <w:rPr>
                <w:rFonts w:ascii="Times New Roman" w:eastAsia="LM Roman 9" w:hAnsi="Times New Roman" w:cs="Times New Roman"/>
                <w:sz w:val="20"/>
              </w:rPr>
              <w:t>mm d</w:t>
            </w:r>
            <w:r w:rsidRPr="000C29D4">
              <w:rPr>
                <w:rFonts w:ascii="Times New Roman" w:eastAsia="LM Roman 9" w:hAnsi="Times New Roman" w:cs="Times New Roman"/>
                <w:sz w:val="20"/>
                <w:vertAlign w:val="superscript"/>
              </w:rPr>
              <w:t>-1</w:t>
            </w:r>
          </w:p>
        </w:tc>
      </w:tr>
      <w:tr w:rsidR="000C3112" w:rsidRPr="00C2703D" w:rsidTr="000C29D4">
        <w:trPr>
          <w:jc w:val="center"/>
        </w:trPr>
        <w:tc>
          <w:tcPr>
            <w:tcW w:w="1915" w:type="dxa"/>
            <w:tcBorders>
              <w:top w:val="single" w:sz="4" w:space="0" w:color="auto"/>
              <w:bottom w:val="single" w:sz="4" w:space="0" w:color="auto"/>
            </w:tcBorders>
            <w:vAlign w:val="center"/>
          </w:tcPr>
          <w:p w:rsidR="000C3112" w:rsidRPr="000C29D4" w:rsidRDefault="005933C7" w:rsidP="001E25C8">
            <w:pPr>
              <w:rPr>
                <w:rFonts w:ascii="Times New Roman" w:eastAsia="LM Roman 9" w:hAnsi="Times New Roman" w:cs="Times New Roman"/>
                <w:sz w:val="20"/>
              </w:rPr>
            </w:pPr>
            <w:r w:rsidRPr="000C29D4">
              <w:rPr>
                <w:rFonts w:ascii="Times New Roman" w:eastAsia="LM Roman 9" w:hAnsi="Times New Roman" w:cs="Times New Roman"/>
                <w:sz w:val="20"/>
              </w:rPr>
              <w:t>Initial salt content in soil</w:t>
            </w:r>
            <w:r w:rsidR="001E25C8" w:rsidRPr="000C29D4">
              <w:rPr>
                <w:rFonts w:ascii="Times New Roman" w:eastAsia="LM Roman 9" w:hAnsi="Times New Roman" w:cs="Times New Roman"/>
                <w:sz w:val="20"/>
              </w:rPr>
              <w:t xml:space="preserve"> water</w:t>
            </w:r>
          </w:p>
        </w:tc>
        <w:tc>
          <w:tcPr>
            <w:tcW w:w="983" w:type="dxa"/>
            <w:tcBorders>
              <w:top w:val="single" w:sz="4" w:space="0" w:color="auto"/>
              <w:bottom w:val="single" w:sz="4" w:space="0" w:color="auto"/>
            </w:tcBorders>
            <w:vAlign w:val="center"/>
          </w:tcPr>
          <w:p w:rsidR="000C3112" w:rsidRPr="000C29D4" w:rsidRDefault="005933C7" w:rsidP="004371BE">
            <w:pPr>
              <w:jc w:val="center"/>
              <w:rPr>
                <w:rFonts w:ascii="Times New Roman" w:eastAsia="LM Roman 9" w:hAnsi="Times New Roman" w:cs="Times New Roman"/>
                <w:sz w:val="20"/>
              </w:rPr>
            </w:pPr>
            <w:proofErr w:type="spellStart"/>
            <w:r w:rsidRPr="000C29D4">
              <w:rPr>
                <w:rFonts w:ascii="Times New Roman" w:eastAsia="LM Roman 9" w:hAnsi="Times New Roman" w:cs="Times New Roman"/>
                <w:sz w:val="20"/>
              </w:rPr>
              <w:t>C</w:t>
            </w:r>
            <w:r w:rsidRPr="000C29D4">
              <w:rPr>
                <w:rFonts w:ascii="Times New Roman" w:eastAsia="LM Roman 9" w:hAnsi="Times New Roman" w:cs="Times New Roman"/>
                <w:sz w:val="20"/>
                <w:vertAlign w:val="subscript"/>
              </w:rPr>
              <w:t>ini</w:t>
            </w:r>
            <w:proofErr w:type="spellEnd"/>
          </w:p>
        </w:tc>
        <w:tc>
          <w:tcPr>
            <w:tcW w:w="1926" w:type="dxa"/>
            <w:tcBorders>
              <w:top w:val="single" w:sz="4" w:space="0" w:color="auto"/>
              <w:bottom w:val="single" w:sz="4" w:space="0" w:color="auto"/>
            </w:tcBorders>
          </w:tcPr>
          <w:p w:rsidR="000C3112" w:rsidRPr="000C29D4" w:rsidRDefault="00303207" w:rsidP="005933C7">
            <w:pPr>
              <w:jc w:val="center"/>
              <w:rPr>
                <w:rFonts w:ascii="Times New Roman" w:eastAsia="LM Roman 9" w:hAnsi="Times New Roman" w:cs="Times New Roman"/>
                <w:sz w:val="20"/>
              </w:rPr>
            </w:pPr>
            <w:r w:rsidRPr="000C29D4">
              <w:rPr>
                <w:rFonts w:ascii="Times New Roman" w:eastAsia="LM Roman 9" w:hAnsi="Times New Roman" w:cs="Times New Roman"/>
                <w:sz w:val="20"/>
              </w:rPr>
              <w:t>Low</w:t>
            </w:r>
          </w:p>
          <w:p w:rsidR="00303207" w:rsidRPr="000C29D4" w:rsidRDefault="00303207" w:rsidP="005933C7">
            <w:pPr>
              <w:jc w:val="center"/>
              <w:rPr>
                <w:rFonts w:ascii="Times New Roman" w:eastAsia="LM Roman 9" w:hAnsi="Times New Roman" w:cs="Times New Roman"/>
                <w:sz w:val="20"/>
              </w:rPr>
            </w:pPr>
            <w:r w:rsidRPr="000C29D4">
              <w:rPr>
                <w:rFonts w:ascii="Times New Roman" w:eastAsia="LM Roman 9" w:hAnsi="Times New Roman" w:cs="Times New Roman"/>
                <w:sz w:val="20"/>
              </w:rPr>
              <w:t>High</w:t>
            </w:r>
          </w:p>
        </w:tc>
        <w:tc>
          <w:tcPr>
            <w:tcW w:w="1134" w:type="dxa"/>
            <w:tcBorders>
              <w:top w:val="single" w:sz="4" w:space="0" w:color="auto"/>
              <w:bottom w:val="single" w:sz="4" w:space="0" w:color="auto"/>
            </w:tcBorders>
            <w:vAlign w:val="center"/>
          </w:tcPr>
          <w:p w:rsidR="000C3112" w:rsidRPr="000C29D4" w:rsidRDefault="00303207" w:rsidP="00303207">
            <w:pPr>
              <w:jc w:val="center"/>
              <w:rPr>
                <w:rFonts w:ascii="Times New Roman" w:eastAsia="LM Roman 9" w:hAnsi="Times New Roman" w:cs="Times New Roman"/>
                <w:sz w:val="20"/>
              </w:rPr>
            </w:pPr>
            <w:r w:rsidRPr="000C29D4">
              <w:rPr>
                <w:rFonts w:ascii="Times New Roman" w:eastAsia="LM Roman 9" w:hAnsi="Times New Roman" w:cs="Times New Roman"/>
                <w:sz w:val="20"/>
              </w:rPr>
              <w:t>14</w:t>
            </w:r>
          </w:p>
          <w:p w:rsidR="00303207" w:rsidRPr="000C29D4" w:rsidRDefault="00303207" w:rsidP="00303207">
            <w:pPr>
              <w:jc w:val="center"/>
              <w:rPr>
                <w:rFonts w:ascii="Times New Roman" w:eastAsia="LM Roman 9" w:hAnsi="Times New Roman" w:cs="Times New Roman"/>
                <w:sz w:val="20"/>
              </w:rPr>
            </w:pPr>
            <w:r w:rsidRPr="000C29D4">
              <w:rPr>
                <w:rFonts w:ascii="Times New Roman" w:eastAsia="LM Roman 9" w:hAnsi="Times New Roman" w:cs="Times New Roman"/>
                <w:sz w:val="20"/>
              </w:rPr>
              <w:t>140</w:t>
            </w:r>
          </w:p>
        </w:tc>
        <w:tc>
          <w:tcPr>
            <w:tcW w:w="1170" w:type="dxa"/>
            <w:tcBorders>
              <w:top w:val="single" w:sz="4" w:space="0" w:color="auto"/>
              <w:bottom w:val="single" w:sz="4" w:space="0" w:color="auto"/>
            </w:tcBorders>
            <w:vAlign w:val="center"/>
          </w:tcPr>
          <w:p w:rsidR="00303207" w:rsidRPr="000C29D4" w:rsidRDefault="00303207" w:rsidP="004371BE">
            <w:pPr>
              <w:jc w:val="center"/>
              <w:rPr>
                <w:rFonts w:ascii="Times New Roman" w:eastAsia="LM Roman 9" w:hAnsi="Times New Roman" w:cs="Times New Roman"/>
                <w:sz w:val="20"/>
              </w:rPr>
            </w:pPr>
            <w:r w:rsidRPr="000C29D4">
              <w:rPr>
                <w:rFonts w:ascii="Times New Roman" w:eastAsia="LM Roman 9" w:hAnsi="Times New Roman" w:cs="Times New Roman"/>
                <w:sz w:val="20"/>
              </w:rPr>
              <w:t>mol cm</w:t>
            </w:r>
            <w:r w:rsidRPr="000C29D4">
              <w:rPr>
                <w:rFonts w:ascii="Times New Roman" w:eastAsia="LM Roman 9" w:hAnsi="Times New Roman" w:cs="Times New Roman"/>
                <w:sz w:val="20"/>
                <w:vertAlign w:val="superscript"/>
              </w:rPr>
              <w:t>-3</w:t>
            </w:r>
          </w:p>
        </w:tc>
      </w:tr>
      <w:tr w:rsidR="005933C7" w:rsidRPr="00C2703D" w:rsidTr="000C29D4">
        <w:trPr>
          <w:jc w:val="center"/>
        </w:trPr>
        <w:tc>
          <w:tcPr>
            <w:tcW w:w="1915" w:type="dxa"/>
            <w:tcBorders>
              <w:top w:val="single" w:sz="4" w:space="0" w:color="auto"/>
            </w:tcBorders>
            <w:vAlign w:val="center"/>
          </w:tcPr>
          <w:p w:rsidR="005933C7" w:rsidRPr="000C29D4" w:rsidRDefault="005933C7" w:rsidP="00E257B0">
            <w:pPr>
              <w:rPr>
                <w:rFonts w:ascii="Times New Roman" w:eastAsia="LM Roman 9" w:hAnsi="Times New Roman" w:cs="Times New Roman"/>
                <w:sz w:val="20"/>
              </w:rPr>
            </w:pPr>
            <w:r w:rsidRPr="000C29D4">
              <w:rPr>
                <w:rFonts w:ascii="Times New Roman" w:eastAsia="LM Roman 9" w:hAnsi="Times New Roman" w:cs="Times New Roman"/>
                <w:sz w:val="20"/>
              </w:rPr>
              <w:t>Diffusion coefficient in water</w:t>
            </w:r>
          </w:p>
        </w:tc>
        <w:tc>
          <w:tcPr>
            <w:tcW w:w="983" w:type="dxa"/>
            <w:tcBorders>
              <w:top w:val="single" w:sz="4" w:space="0" w:color="auto"/>
            </w:tcBorders>
            <w:vAlign w:val="center"/>
          </w:tcPr>
          <w:p w:rsidR="005933C7" w:rsidRPr="000C29D4" w:rsidRDefault="005933C7" w:rsidP="004371BE">
            <w:pPr>
              <w:jc w:val="center"/>
              <w:rPr>
                <w:rFonts w:ascii="Times New Roman" w:eastAsia="LM Roman 9" w:hAnsi="Times New Roman" w:cs="Times New Roman"/>
                <w:sz w:val="20"/>
              </w:rPr>
            </w:pPr>
            <w:proofErr w:type="spellStart"/>
            <w:r w:rsidRPr="000C29D4">
              <w:rPr>
                <w:rFonts w:ascii="Times New Roman" w:eastAsia="LM Roman 9" w:hAnsi="Times New Roman" w:cs="Times New Roman"/>
                <w:sz w:val="20"/>
              </w:rPr>
              <w:t>D</w:t>
            </w:r>
            <w:r w:rsidRPr="000C29D4">
              <w:rPr>
                <w:rFonts w:ascii="Times New Roman" w:eastAsia="LM Roman 9" w:hAnsi="Times New Roman" w:cs="Times New Roman"/>
                <w:sz w:val="20"/>
                <w:vertAlign w:val="subscript"/>
              </w:rPr>
              <w:t>m,w</w:t>
            </w:r>
            <w:proofErr w:type="spellEnd"/>
          </w:p>
        </w:tc>
        <w:tc>
          <w:tcPr>
            <w:tcW w:w="1926" w:type="dxa"/>
            <w:tcBorders>
              <w:top w:val="single" w:sz="4" w:space="0" w:color="auto"/>
            </w:tcBorders>
          </w:tcPr>
          <w:p w:rsidR="005933C7" w:rsidRPr="000C29D4" w:rsidRDefault="005933C7" w:rsidP="005933C7">
            <w:pPr>
              <w:jc w:val="center"/>
              <w:rPr>
                <w:rFonts w:ascii="Times New Roman" w:eastAsia="LM Roman 9" w:hAnsi="Times New Roman" w:cs="Times New Roman"/>
                <w:sz w:val="20"/>
              </w:rPr>
            </w:pPr>
          </w:p>
        </w:tc>
        <w:tc>
          <w:tcPr>
            <w:tcW w:w="1134" w:type="dxa"/>
            <w:tcBorders>
              <w:top w:val="single" w:sz="4" w:space="0" w:color="auto"/>
            </w:tcBorders>
            <w:vAlign w:val="center"/>
          </w:tcPr>
          <w:p w:rsidR="005933C7" w:rsidRPr="000C29D4" w:rsidRDefault="00303207" w:rsidP="00303207">
            <w:pPr>
              <w:jc w:val="center"/>
              <w:rPr>
                <w:rFonts w:ascii="Times New Roman" w:eastAsia="LM Roman 9" w:hAnsi="Times New Roman" w:cs="Times New Roman"/>
                <w:sz w:val="20"/>
              </w:rPr>
            </w:pPr>
            <w:r w:rsidRPr="000C29D4">
              <w:rPr>
                <w:rFonts w:ascii="Times New Roman" w:eastAsia="LM Roman 9" w:hAnsi="Times New Roman" w:cs="Times New Roman"/>
                <w:sz w:val="20"/>
              </w:rPr>
              <w:t>1.98 10</w:t>
            </w:r>
            <w:r w:rsidRPr="000C29D4">
              <w:rPr>
                <w:rFonts w:ascii="Times New Roman" w:eastAsia="LM Roman 9" w:hAnsi="Times New Roman" w:cs="Times New Roman"/>
                <w:sz w:val="20"/>
                <w:vertAlign w:val="superscript"/>
              </w:rPr>
              <w:t>-9</w:t>
            </w:r>
          </w:p>
        </w:tc>
        <w:tc>
          <w:tcPr>
            <w:tcW w:w="1170" w:type="dxa"/>
            <w:tcBorders>
              <w:top w:val="single" w:sz="4" w:space="0" w:color="auto"/>
            </w:tcBorders>
            <w:vAlign w:val="center"/>
          </w:tcPr>
          <w:p w:rsidR="005933C7" w:rsidRPr="000C29D4" w:rsidRDefault="00303207" w:rsidP="004371BE">
            <w:pPr>
              <w:jc w:val="center"/>
              <w:rPr>
                <w:rFonts w:ascii="Times New Roman" w:eastAsia="LM Roman 9" w:hAnsi="Times New Roman" w:cs="Times New Roman"/>
                <w:sz w:val="20"/>
              </w:rPr>
            </w:pPr>
            <w:r w:rsidRPr="000C29D4">
              <w:rPr>
                <w:rFonts w:ascii="Times New Roman" w:eastAsia="LM Roman 9" w:hAnsi="Times New Roman" w:cs="Times New Roman"/>
                <w:sz w:val="20"/>
              </w:rPr>
              <w:t>m</w:t>
            </w:r>
            <w:r w:rsidRPr="000C29D4">
              <w:rPr>
                <w:rFonts w:ascii="Times New Roman" w:eastAsia="LM Roman 9" w:hAnsi="Times New Roman" w:cs="Times New Roman"/>
                <w:sz w:val="20"/>
                <w:vertAlign w:val="superscript"/>
              </w:rPr>
              <w:t>2</w:t>
            </w:r>
            <w:r w:rsidRPr="000C29D4">
              <w:rPr>
                <w:rFonts w:ascii="Times New Roman" w:eastAsia="LM Roman 9" w:hAnsi="Times New Roman" w:cs="Times New Roman"/>
                <w:sz w:val="20"/>
              </w:rPr>
              <w:t xml:space="preserve"> s</w:t>
            </w:r>
            <w:r w:rsidRPr="000C29D4">
              <w:rPr>
                <w:rFonts w:ascii="Times New Roman" w:eastAsia="LM Roman 9" w:hAnsi="Times New Roman" w:cs="Times New Roman"/>
                <w:sz w:val="20"/>
                <w:vertAlign w:val="superscript"/>
              </w:rPr>
              <w:t>-1</w:t>
            </w:r>
          </w:p>
        </w:tc>
      </w:tr>
      <w:tr w:rsidR="005933C7" w:rsidRPr="00C2703D" w:rsidTr="000C29D4">
        <w:trPr>
          <w:jc w:val="center"/>
        </w:trPr>
        <w:tc>
          <w:tcPr>
            <w:tcW w:w="1915" w:type="dxa"/>
            <w:tcBorders>
              <w:bottom w:val="single" w:sz="4" w:space="0" w:color="auto"/>
            </w:tcBorders>
            <w:vAlign w:val="center"/>
          </w:tcPr>
          <w:p w:rsidR="005933C7" w:rsidRPr="000C29D4" w:rsidRDefault="005933C7" w:rsidP="00E257B0">
            <w:pPr>
              <w:rPr>
                <w:rFonts w:ascii="Times New Roman" w:eastAsia="LM Roman 9" w:hAnsi="Times New Roman" w:cs="Times New Roman"/>
                <w:sz w:val="20"/>
              </w:rPr>
            </w:pPr>
            <w:r w:rsidRPr="000C29D4">
              <w:rPr>
                <w:rFonts w:ascii="Times New Roman" w:eastAsia="LM Roman 9" w:hAnsi="Times New Roman" w:cs="Times New Roman"/>
                <w:sz w:val="20"/>
              </w:rPr>
              <w:t>Dispersivity</w:t>
            </w:r>
          </w:p>
        </w:tc>
        <w:tc>
          <w:tcPr>
            <w:tcW w:w="983" w:type="dxa"/>
            <w:tcBorders>
              <w:bottom w:val="single" w:sz="4" w:space="0" w:color="auto"/>
            </w:tcBorders>
            <w:vAlign w:val="center"/>
          </w:tcPr>
          <w:p w:rsidR="005933C7" w:rsidRPr="000C29D4" w:rsidRDefault="005933C7" w:rsidP="004371BE">
            <w:pPr>
              <w:jc w:val="center"/>
              <w:rPr>
                <w:rFonts w:ascii="Times New Roman" w:eastAsia="LM Roman 9" w:hAnsi="Times New Roman" w:cs="Times New Roman"/>
                <w:sz w:val="20"/>
              </w:rPr>
            </w:pPr>
            <w:r w:rsidRPr="000C29D4">
              <w:rPr>
                <w:rFonts w:ascii="Times New Roman" w:eastAsia="LM Roman 9" w:hAnsi="Times New Roman" w:cs="Times New Roman"/>
                <w:sz w:val="20"/>
              </w:rPr>
              <w:t>τ</w:t>
            </w:r>
          </w:p>
        </w:tc>
        <w:tc>
          <w:tcPr>
            <w:tcW w:w="1926" w:type="dxa"/>
            <w:tcBorders>
              <w:bottom w:val="single" w:sz="4" w:space="0" w:color="auto"/>
            </w:tcBorders>
          </w:tcPr>
          <w:p w:rsidR="005933C7" w:rsidRPr="000C29D4" w:rsidRDefault="005933C7" w:rsidP="005933C7">
            <w:pPr>
              <w:jc w:val="center"/>
              <w:rPr>
                <w:rFonts w:ascii="Times New Roman" w:eastAsia="LM Roman 9" w:hAnsi="Times New Roman" w:cs="Times New Roman"/>
                <w:sz w:val="20"/>
              </w:rPr>
            </w:pPr>
          </w:p>
        </w:tc>
        <w:tc>
          <w:tcPr>
            <w:tcW w:w="1134" w:type="dxa"/>
            <w:tcBorders>
              <w:bottom w:val="single" w:sz="4" w:space="0" w:color="auto"/>
            </w:tcBorders>
            <w:vAlign w:val="center"/>
          </w:tcPr>
          <w:p w:rsidR="005933C7" w:rsidRPr="000C29D4" w:rsidRDefault="00303207" w:rsidP="00303207">
            <w:pPr>
              <w:jc w:val="center"/>
              <w:rPr>
                <w:rFonts w:ascii="Times New Roman" w:eastAsia="LM Roman 9" w:hAnsi="Times New Roman" w:cs="Times New Roman"/>
                <w:sz w:val="20"/>
              </w:rPr>
            </w:pPr>
            <w:r w:rsidRPr="000C29D4">
              <w:rPr>
                <w:rFonts w:ascii="Times New Roman" w:eastAsia="LM Roman 9" w:hAnsi="Times New Roman" w:cs="Times New Roman"/>
                <w:sz w:val="20"/>
              </w:rPr>
              <w:t>0.0005</w:t>
            </w:r>
          </w:p>
        </w:tc>
        <w:tc>
          <w:tcPr>
            <w:tcW w:w="1170" w:type="dxa"/>
            <w:tcBorders>
              <w:bottom w:val="single" w:sz="4" w:space="0" w:color="auto"/>
            </w:tcBorders>
            <w:vAlign w:val="center"/>
          </w:tcPr>
          <w:p w:rsidR="005933C7" w:rsidRPr="000C29D4" w:rsidRDefault="00792021" w:rsidP="004371BE">
            <w:pPr>
              <w:jc w:val="center"/>
              <w:rPr>
                <w:rFonts w:ascii="Times New Roman" w:eastAsia="LM Roman 9" w:hAnsi="Times New Roman" w:cs="Times New Roman"/>
                <w:sz w:val="20"/>
              </w:rPr>
            </w:pPr>
            <w:r w:rsidRPr="000C29D4">
              <w:rPr>
                <w:rFonts w:ascii="Times New Roman" w:eastAsia="LM Roman 9" w:hAnsi="Times New Roman" w:cs="Times New Roman"/>
                <w:sz w:val="20"/>
              </w:rPr>
              <w:t>M</w:t>
            </w:r>
          </w:p>
        </w:tc>
      </w:tr>
      <w:tr w:rsidR="005933C7" w:rsidRPr="00C2703D" w:rsidTr="000C29D4">
        <w:trPr>
          <w:jc w:val="center"/>
        </w:trPr>
        <w:tc>
          <w:tcPr>
            <w:tcW w:w="1915" w:type="dxa"/>
            <w:tcBorders>
              <w:top w:val="single" w:sz="4" w:space="0" w:color="auto"/>
              <w:bottom w:val="single" w:sz="4" w:space="0" w:color="auto"/>
            </w:tcBorders>
            <w:vAlign w:val="center"/>
          </w:tcPr>
          <w:p w:rsidR="005933C7" w:rsidRPr="000C29D4" w:rsidRDefault="005933C7" w:rsidP="00E257B0">
            <w:pPr>
              <w:rPr>
                <w:rFonts w:ascii="Times New Roman" w:eastAsia="LM Roman 9" w:hAnsi="Times New Roman" w:cs="Times New Roman"/>
                <w:sz w:val="20"/>
              </w:rPr>
            </w:pPr>
            <w:r w:rsidRPr="000C29D4">
              <w:rPr>
                <w:rFonts w:ascii="Times New Roman" w:eastAsia="LM Roman 9" w:hAnsi="Times New Roman" w:cs="Times New Roman"/>
                <w:sz w:val="20"/>
              </w:rPr>
              <w:t>Soil type</w:t>
            </w:r>
          </w:p>
        </w:tc>
        <w:tc>
          <w:tcPr>
            <w:tcW w:w="983" w:type="dxa"/>
            <w:tcBorders>
              <w:top w:val="single" w:sz="4" w:space="0" w:color="auto"/>
              <w:bottom w:val="single" w:sz="4" w:space="0" w:color="auto"/>
            </w:tcBorders>
            <w:vAlign w:val="center"/>
          </w:tcPr>
          <w:p w:rsidR="005933C7" w:rsidRPr="000C29D4" w:rsidRDefault="005933C7" w:rsidP="004371BE">
            <w:pPr>
              <w:jc w:val="center"/>
              <w:rPr>
                <w:rFonts w:ascii="Times New Roman" w:eastAsia="LM Roman 9" w:hAnsi="Times New Roman" w:cs="Times New Roman"/>
                <w:sz w:val="20"/>
              </w:rPr>
            </w:pPr>
          </w:p>
        </w:tc>
        <w:tc>
          <w:tcPr>
            <w:tcW w:w="1926" w:type="dxa"/>
            <w:tcBorders>
              <w:top w:val="single" w:sz="4" w:space="0" w:color="auto"/>
              <w:bottom w:val="single" w:sz="4" w:space="0" w:color="auto"/>
            </w:tcBorders>
          </w:tcPr>
          <w:p w:rsidR="005933C7" w:rsidRPr="000C29D4" w:rsidRDefault="00303207" w:rsidP="005933C7">
            <w:pPr>
              <w:jc w:val="center"/>
              <w:rPr>
                <w:rFonts w:ascii="Times New Roman" w:eastAsia="LM Roman 9" w:hAnsi="Times New Roman" w:cs="Times New Roman"/>
                <w:sz w:val="20"/>
              </w:rPr>
            </w:pPr>
            <w:r w:rsidRPr="000C29D4">
              <w:rPr>
                <w:rFonts w:ascii="Times New Roman" w:eastAsia="LM Roman 9" w:hAnsi="Times New Roman" w:cs="Times New Roman"/>
                <w:sz w:val="20"/>
              </w:rPr>
              <w:t>Sand</w:t>
            </w:r>
          </w:p>
          <w:p w:rsidR="00303207" w:rsidRPr="000C29D4" w:rsidRDefault="00303207" w:rsidP="005933C7">
            <w:pPr>
              <w:jc w:val="center"/>
              <w:rPr>
                <w:rFonts w:ascii="Times New Roman" w:eastAsia="LM Roman 9" w:hAnsi="Times New Roman" w:cs="Times New Roman"/>
                <w:sz w:val="20"/>
              </w:rPr>
            </w:pPr>
            <w:r w:rsidRPr="000C29D4">
              <w:rPr>
                <w:rFonts w:ascii="Times New Roman" w:eastAsia="LM Roman 9" w:hAnsi="Times New Roman" w:cs="Times New Roman"/>
                <w:sz w:val="20"/>
              </w:rPr>
              <w:t>Clay</w:t>
            </w:r>
          </w:p>
          <w:p w:rsidR="00303207" w:rsidRPr="000C29D4" w:rsidRDefault="00303207" w:rsidP="005933C7">
            <w:pPr>
              <w:jc w:val="center"/>
              <w:rPr>
                <w:rFonts w:ascii="Times New Roman" w:eastAsia="LM Roman 9" w:hAnsi="Times New Roman" w:cs="Times New Roman"/>
                <w:sz w:val="20"/>
              </w:rPr>
            </w:pPr>
            <w:r w:rsidRPr="000C29D4">
              <w:rPr>
                <w:rFonts w:ascii="Times New Roman" w:eastAsia="LM Roman 9" w:hAnsi="Times New Roman" w:cs="Times New Roman"/>
                <w:sz w:val="20"/>
              </w:rPr>
              <w:t>loam</w:t>
            </w:r>
          </w:p>
        </w:tc>
        <w:tc>
          <w:tcPr>
            <w:tcW w:w="1134" w:type="dxa"/>
            <w:tcBorders>
              <w:top w:val="single" w:sz="4" w:space="0" w:color="auto"/>
              <w:bottom w:val="single" w:sz="4" w:space="0" w:color="auto"/>
            </w:tcBorders>
            <w:vAlign w:val="center"/>
          </w:tcPr>
          <w:p w:rsidR="005933C7" w:rsidRPr="000C29D4" w:rsidRDefault="00303207" w:rsidP="00303207">
            <w:pPr>
              <w:jc w:val="center"/>
              <w:rPr>
                <w:rFonts w:ascii="Times New Roman" w:eastAsia="LM Roman 9" w:hAnsi="Times New Roman" w:cs="Times New Roman"/>
                <w:sz w:val="20"/>
              </w:rPr>
            </w:pPr>
            <w:r w:rsidRPr="000C29D4">
              <w:rPr>
                <w:rFonts w:ascii="Times New Roman" w:eastAsia="LM Roman 9" w:hAnsi="Times New Roman" w:cs="Times New Roman"/>
                <w:sz w:val="20"/>
              </w:rPr>
              <w:t>Table 1</w:t>
            </w:r>
          </w:p>
        </w:tc>
        <w:tc>
          <w:tcPr>
            <w:tcW w:w="1170" w:type="dxa"/>
            <w:tcBorders>
              <w:top w:val="single" w:sz="4" w:space="0" w:color="auto"/>
              <w:bottom w:val="single" w:sz="4" w:space="0" w:color="auto"/>
            </w:tcBorders>
            <w:vAlign w:val="center"/>
          </w:tcPr>
          <w:p w:rsidR="005933C7" w:rsidRPr="000C29D4" w:rsidRDefault="005933C7" w:rsidP="004371BE">
            <w:pPr>
              <w:jc w:val="center"/>
              <w:rPr>
                <w:rFonts w:ascii="Times New Roman" w:eastAsia="LM Roman 9" w:hAnsi="Times New Roman" w:cs="Times New Roman"/>
                <w:sz w:val="20"/>
              </w:rPr>
            </w:pPr>
          </w:p>
        </w:tc>
      </w:tr>
    </w:tbl>
    <w:p w:rsidR="000C3112" w:rsidRPr="00C2703D" w:rsidRDefault="000C3112" w:rsidP="00870A8F">
      <w:pPr>
        <w:spacing w:after="0" w:line="240" w:lineRule="auto"/>
        <w:jc w:val="both"/>
        <w:rPr>
          <w:rFonts w:ascii="Times New Roman" w:eastAsia="LM Roman 9" w:hAnsi="Times New Roman" w:cs="Times New Roman"/>
          <w:sz w:val="24"/>
          <w:szCs w:val="24"/>
        </w:rPr>
      </w:pPr>
    </w:p>
    <w:p w:rsidR="00CE5D61" w:rsidRPr="00C2703D" w:rsidRDefault="00CE5D61" w:rsidP="00CE5D61">
      <w:pPr>
        <w:spacing w:after="0" w:line="240" w:lineRule="auto"/>
        <w:jc w:val="both"/>
        <w:rPr>
          <w:rFonts w:ascii="Times New Roman" w:eastAsia="LM Roman 9" w:hAnsi="Times New Roman" w:cs="Times New Roman"/>
          <w:b/>
          <w:sz w:val="24"/>
          <w:szCs w:val="24"/>
        </w:rPr>
      </w:pPr>
      <w:r w:rsidRPr="00C2703D">
        <w:rPr>
          <w:rFonts w:ascii="Times New Roman" w:eastAsia="LM Roman 9" w:hAnsi="Times New Roman" w:cs="Times New Roman"/>
          <w:b/>
          <w:sz w:val="24"/>
          <w:szCs w:val="24"/>
        </w:rPr>
        <w:t>3.1. Linear versus nonlinear comparison</w:t>
      </w:r>
    </w:p>
    <w:p w:rsidR="00981E47" w:rsidRPr="00C2703D" w:rsidRDefault="00981E47" w:rsidP="00CE5D61">
      <w:pPr>
        <w:spacing w:after="0" w:line="240" w:lineRule="auto"/>
        <w:jc w:val="both"/>
        <w:rPr>
          <w:rFonts w:ascii="Times New Roman" w:eastAsia="LM Roman 9" w:hAnsi="Times New Roman" w:cs="Times New Roman"/>
          <w:b/>
          <w:sz w:val="24"/>
          <w:szCs w:val="24"/>
        </w:rPr>
      </w:pPr>
    </w:p>
    <w:p w:rsidR="004C5699" w:rsidRPr="00C2703D" w:rsidRDefault="00CF7D93" w:rsidP="00981E47">
      <w:pPr>
        <w:spacing w:after="0" w:line="240" w:lineRule="auto"/>
        <w:ind w:firstLine="450"/>
        <w:jc w:val="both"/>
        <w:rPr>
          <w:rFonts w:ascii="Times New Roman" w:eastAsia="LM Roman 9" w:hAnsi="Times New Roman" w:cs="Times New Roman"/>
          <w:sz w:val="24"/>
          <w:szCs w:val="24"/>
        </w:rPr>
      </w:pPr>
      <w:r w:rsidRPr="00C2703D">
        <w:rPr>
          <w:rFonts w:ascii="Times New Roman" w:eastAsia="LM Roman 9" w:hAnsi="Times New Roman" w:cs="Times New Roman"/>
          <w:sz w:val="24"/>
          <w:szCs w:val="24"/>
        </w:rPr>
        <w:t xml:space="preserve">This section describes how linear </w:t>
      </w:r>
      <w:r w:rsidR="0022580E" w:rsidRPr="00C2703D">
        <w:rPr>
          <w:rFonts w:ascii="Times New Roman" w:eastAsia="LM Roman 9" w:hAnsi="Times New Roman" w:cs="Times New Roman"/>
          <w:sz w:val="24"/>
          <w:szCs w:val="24"/>
        </w:rPr>
        <w:t xml:space="preserve">(LU) </w:t>
      </w:r>
      <w:r w:rsidRPr="00C2703D">
        <w:rPr>
          <w:rFonts w:ascii="Times New Roman" w:eastAsia="LM Roman 9" w:hAnsi="Times New Roman" w:cs="Times New Roman"/>
          <w:sz w:val="24"/>
          <w:szCs w:val="24"/>
        </w:rPr>
        <w:t>and nonlinear</w:t>
      </w:r>
      <w:r w:rsidR="0022580E" w:rsidRPr="00C2703D">
        <w:rPr>
          <w:rFonts w:ascii="Times New Roman" w:eastAsia="LM Roman 9" w:hAnsi="Times New Roman" w:cs="Times New Roman"/>
          <w:sz w:val="24"/>
          <w:szCs w:val="24"/>
        </w:rPr>
        <w:t xml:space="preserve"> (NLU)</w:t>
      </w:r>
      <w:r w:rsidRPr="00C2703D">
        <w:rPr>
          <w:rFonts w:ascii="Times New Roman" w:eastAsia="LM Roman 9" w:hAnsi="Times New Roman" w:cs="Times New Roman"/>
          <w:sz w:val="24"/>
          <w:szCs w:val="24"/>
        </w:rPr>
        <w:t xml:space="preserve"> solutions simulate the transport of water and solutes in the system. The </w:t>
      </w:r>
      <w:r w:rsidR="00F31B9D" w:rsidRPr="00C2703D">
        <w:rPr>
          <w:rFonts w:ascii="Times New Roman" w:eastAsia="LM Roman 9" w:hAnsi="Times New Roman" w:cs="Times New Roman"/>
          <w:sz w:val="24"/>
          <w:szCs w:val="24"/>
        </w:rPr>
        <w:t>analysis of the results was</w:t>
      </w:r>
      <w:r w:rsidRPr="00C2703D">
        <w:rPr>
          <w:rFonts w:ascii="Times New Roman" w:eastAsia="LM Roman 9" w:hAnsi="Times New Roman" w:cs="Times New Roman"/>
          <w:sz w:val="24"/>
          <w:szCs w:val="24"/>
        </w:rPr>
        <w:t xml:space="preserve"> made in order to choose one </w:t>
      </w:r>
      <w:r w:rsidR="00994620" w:rsidRPr="00C2703D">
        <w:rPr>
          <w:rFonts w:ascii="Times New Roman" w:eastAsia="LM Roman 9" w:hAnsi="Times New Roman" w:cs="Times New Roman"/>
          <w:sz w:val="24"/>
          <w:szCs w:val="24"/>
        </w:rPr>
        <w:t xml:space="preserve">out </w:t>
      </w:r>
      <w:r w:rsidRPr="00C2703D">
        <w:rPr>
          <w:rFonts w:ascii="Times New Roman" w:eastAsia="LM Roman 9" w:hAnsi="Times New Roman" w:cs="Times New Roman"/>
          <w:sz w:val="24"/>
          <w:szCs w:val="24"/>
        </w:rPr>
        <w:t xml:space="preserve">of the two models in further simulations. </w:t>
      </w:r>
      <w:r w:rsidR="00DD75DC" w:rsidRPr="00C2703D">
        <w:rPr>
          <w:rFonts w:ascii="Times New Roman" w:eastAsia="LM Roman 9" w:hAnsi="Times New Roman" w:cs="Times New Roman"/>
          <w:sz w:val="24"/>
          <w:szCs w:val="24"/>
        </w:rPr>
        <w:t>The nonlinear solution uses the original MM equation but it takes longer to run due to an additional iterative process that has to be made. Another problem with NLU is that it is more susceptible to stabilization problems in the results. The linear model is a simplified version of the MM equation in which the solute uptake rate for small concentrations (</w:t>
      </w:r>
      <w:r w:rsidR="00DD75DC" w:rsidRPr="00C2703D">
        <w:rPr>
          <w:rFonts w:ascii="Times New Roman" w:eastAsia="LM Roman 9" w:hAnsi="Times New Roman" w:cs="Times New Roman"/>
          <w:i/>
          <w:sz w:val="24"/>
          <w:szCs w:val="24"/>
        </w:rPr>
        <w:t>C&lt;</w:t>
      </w:r>
      <w:proofErr w:type="spellStart"/>
      <w:r w:rsidR="00DD75DC" w:rsidRPr="00C2703D">
        <w:rPr>
          <w:rFonts w:ascii="Times New Roman" w:eastAsia="LM Roman 9" w:hAnsi="Times New Roman" w:cs="Times New Roman"/>
          <w:i/>
          <w:sz w:val="24"/>
          <w:szCs w:val="24"/>
        </w:rPr>
        <w:t>C</w:t>
      </w:r>
      <w:r w:rsidR="00DD75DC" w:rsidRPr="00C2703D">
        <w:rPr>
          <w:rFonts w:ascii="Times New Roman" w:eastAsia="LM Roman 9" w:hAnsi="Times New Roman" w:cs="Times New Roman"/>
          <w:i/>
          <w:sz w:val="24"/>
          <w:szCs w:val="24"/>
          <w:vertAlign w:val="subscript"/>
        </w:rPr>
        <w:t>lim</w:t>
      </w:r>
      <w:proofErr w:type="spellEnd"/>
      <w:r w:rsidR="00DD75DC" w:rsidRPr="00C2703D">
        <w:rPr>
          <w:rFonts w:ascii="Times New Roman" w:eastAsia="LM Roman 9" w:hAnsi="Times New Roman" w:cs="Times New Roman"/>
          <w:sz w:val="24"/>
          <w:szCs w:val="24"/>
        </w:rPr>
        <w:t>) is smaller. On the other hand, it has no stabilization problems and runs faster. Therefore, the objective of this section is to analyze if the differences between the results of the two models are significant.</w:t>
      </w:r>
      <w:r w:rsidR="00F31B9D" w:rsidRPr="00C2703D">
        <w:rPr>
          <w:rFonts w:ascii="Times New Roman" w:eastAsia="LM Roman 9" w:hAnsi="Times New Roman" w:cs="Times New Roman"/>
          <w:sz w:val="24"/>
          <w:szCs w:val="24"/>
        </w:rPr>
        <w:t xml:space="preserve"> </w:t>
      </w:r>
      <w:r w:rsidR="00DD75DC" w:rsidRPr="00C2703D">
        <w:rPr>
          <w:rFonts w:ascii="Times New Roman" w:eastAsia="LM Roman 9" w:hAnsi="Times New Roman" w:cs="Times New Roman"/>
          <w:sz w:val="24"/>
          <w:szCs w:val="24"/>
        </w:rPr>
        <w:t>For that, f</w:t>
      </w:r>
      <w:r w:rsidR="00F31B9D" w:rsidRPr="00C2703D">
        <w:rPr>
          <w:rFonts w:ascii="Times New Roman" w:eastAsia="LM Roman 9" w:hAnsi="Times New Roman" w:cs="Times New Roman"/>
          <w:sz w:val="24"/>
          <w:szCs w:val="24"/>
        </w:rPr>
        <w:t>our different general scenarios were chosen (using the parameters listed in Table 2</w:t>
      </w:r>
      <w:r w:rsidR="00994620" w:rsidRPr="00C2703D">
        <w:rPr>
          <w:rFonts w:ascii="Times New Roman" w:eastAsia="LM Roman 9" w:hAnsi="Times New Roman" w:cs="Times New Roman"/>
          <w:sz w:val="24"/>
          <w:szCs w:val="24"/>
        </w:rPr>
        <w:t xml:space="preserve">, </w:t>
      </w:r>
      <w:proofErr w:type="gramStart"/>
      <w:r w:rsidR="00994620" w:rsidRPr="00C2703D">
        <w:rPr>
          <w:rFonts w:ascii="Times New Roman" w:eastAsia="LM Roman 9" w:hAnsi="Times New Roman" w:cs="Times New Roman"/>
          <w:sz w:val="24"/>
          <w:szCs w:val="24"/>
        </w:rPr>
        <w:t>with</w:t>
      </w:r>
      <w:r w:rsidR="00F31B9D" w:rsidRPr="00C2703D">
        <w:rPr>
          <w:rFonts w:ascii="Times New Roman" w:eastAsia="LM Roman 9" w:hAnsi="Times New Roman" w:cs="Times New Roman"/>
          <w:sz w:val="24"/>
          <w:szCs w:val="24"/>
        </w:rPr>
        <w:t xml:space="preserve">  loam</w:t>
      </w:r>
      <w:proofErr w:type="gramEnd"/>
      <w:r w:rsidR="00F31B9D" w:rsidRPr="00C2703D">
        <w:rPr>
          <w:rFonts w:ascii="Times New Roman" w:eastAsia="LM Roman 9" w:hAnsi="Times New Roman" w:cs="Times New Roman"/>
          <w:sz w:val="24"/>
          <w:szCs w:val="24"/>
        </w:rPr>
        <w:t xml:space="preserve"> soil) as listed below:</w:t>
      </w:r>
    </w:p>
    <w:p w:rsidR="006A3C51" w:rsidRPr="00C2703D" w:rsidRDefault="006A3C51" w:rsidP="00F31B9D">
      <w:pPr>
        <w:pStyle w:val="PargrafodaLista"/>
        <w:numPr>
          <w:ilvl w:val="0"/>
          <w:numId w:val="3"/>
        </w:numPr>
        <w:spacing w:after="0" w:line="240" w:lineRule="auto"/>
        <w:ind w:left="720"/>
        <w:jc w:val="both"/>
        <w:rPr>
          <w:rFonts w:ascii="Times New Roman" w:eastAsia="LM Roman 9" w:hAnsi="Times New Roman" w:cs="Times New Roman"/>
          <w:sz w:val="24"/>
          <w:szCs w:val="24"/>
        </w:rPr>
      </w:pPr>
      <w:r w:rsidRPr="00C2703D">
        <w:rPr>
          <w:rFonts w:ascii="Times New Roman" w:eastAsia="LM Roman 9" w:hAnsi="Times New Roman" w:cs="Times New Roman"/>
          <w:sz w:val="24"/>
          <w:szCs w:val="24"/>
        </w:rPr>
        <w:t>Scenario 1</w:t>
      </w:r>
      <w:r w:rsidR="00CF7D93" w:rsidRPr="00C2703D">
        <w:rPr>
          <w:rFonts w:ascii="Times New Roman" w:eastAsia="LM Roman 9" w:hAnsi="Times New Roman" w:cs="Times New Roman"/>
          <w:sz w:val="24"/>
          <w:szCs w:val="24"/>
        </w:rPr>
        <w:t xml:space="preserve">: </w:t>
      </w:r>
      <w:r w:rsidRPr="00C2703D">
        <w:rPr>
          <w:rFonts w:ascii="Times New Roman" w:eastAsia="LM Roman 9" w:hAnsi="Times New Roman" w:cs="Times New Roman"/>
          <w:sz w:val="24"/>
          <w:szCs w:val="24"/>
        </w:rPr>
        <w:t xml:space="preserve">Medium root length density, </w:t>
      </w:r>
      <w:r w:rsidR="00E96E1C" w:rsidRPr="00C2703D">
        <w:rPr>
          <w:rFonts w:ascii="Times New Roman" w:eastAsia="LM Roman 9" w:hAnsi="Times New Roman" w:cs="Times New Roman"/>
          <w:sz w:val="24"/>
          <w:szCs w:val="24"/>
        </w:rPr>
        <w:t>H</w:t>
      </w:r>
      <w:r w:rsidRPr="00C2703D">
        <w:rPr>
          <w:rFonts w:ascii="Times New Roman" w:eastAsia="LM Roman 9" w:hAnsi="Times New Roman" w:cs="Times New Roman"/>
          <w:sz w:val="24"/>
          <w:szCs w:val="24"/>
        </w:rPr>
        <w:t xml:space="preserve">igh concentration and </w:t>
      </w:r>
      <w:r w:rsidR="00E96E1C" w:rsidRPr="00C2703D">
        <w:rPr>
          <w:rFonts w:ascii="Times New Roman" w:eastAsia="LM Roman 9" w:hAnsi="Times New Roman" w:cs="Times New Roman"/>
          <w:sz w:val="24"/>
          <w:szCs w:val="24"/>
        </w:rPr>
        <w:t>H</w:t>
      </w:r>
      <w:r w:rsidRPr="00C2703D">
        <w:rPr>
          <w:rFonts w:ascii="Times New Roman" w:eastAsia="LM Roman 9" w:hAnsi="Times New Roman" w:cs="Times New Roman"/>
          <w:sz w:val="24"/>
          <w:szCs w:val="24"/>
        </w:rPr>
        <w:t>igh potential transpiration</w:t>
      </w:r>
      <w:r w:rsidR="00CF7D93" w:rsidRPr="00C2703D">
        <w:rPr>
          <w:rFonts w:ascii="Times New Roman" w:eastAsia="LM Roman 9" w:hAnsi="Times New Roman" w:cs="Times New Roman"/>
          <w:sz w:val="24"/>
          <w:szCs w:val="24"/>
        </w:rPr>
        <w:t xml:space="preserve"> (</w:t>
      </w:r>
      <w:proofErr w:type="spellStart"/>
      <w:r w:rsidR="00CF7D93" w:rsidRPr="00C2703D">
        <w:rPr>
          <w:rFonts w:ascii="Times New Roman" w:eastAsia="LM Roman 9" w:hAnsi="Times New Roman" w:cs="Times New Roman"/>
          <w:sz w:val="24"/>
          <w:szCs w:val="24"/>
        </w:rPr>
        <w:t>MrHcHt</w:t>
      </w:r>
      <w:proofErr w:type="spellEnd"/>
      <w:r w:rsidR="00CF7D93" w:rsidRPr="00C2703D">
        <w:rPr>
          <w:rFonts w:ascii="Times New Roman" w:eastAsia="LM Roman 9" w:hAnsi="Times New Roman" w:cs="Times New Roman"/>
          <w:sz w:val="24"/>
          <w:szCs w:val="24"/>
        </w:rPr>
        <w:t>)</w:t>
      </w:r>
    </w:p>
    <w:p w:rsidR="006A3C51" w:rsidRPr="00C2703D" w:rsidRDefault="006A3C51" w:rsidP="00F31B9D">
      <w:pPr>
        <w:pStyle w:val="PargrafodaLista"/>
        <w:numPr>
          <w:ilvl w:val="0"/>
          <w:numId w:val="3"/>
        </w:numPr>
        <w:spacing w:after="0" w:line="240" w:lineRule="auto"/>
        <w:ind w:left="720"/>
        <w:jc w:val="both"/>
        <w:rPr>
          <w:rFonts w:ascii="Times New Roman" w:eastAsia="LM Roman 9" w:hAnsi="Times New Roman" w:cs="Times New Roman"/>
          <w:sz w:val="24"/>
          <w:szCs w:val="24"/>
        </w:rPr>
      </w:pPr>
      <w:r w:rsidRPr="00C2703D">
        <w:rPr>
          <w:rFonts w:ascii="Times New Roman" w:eastAsia="LM Roman 9" w:hAnsi="Times New Roman" w:cs="Times New Roman"/>
          <w:sz w:val="24"/>
          <w:szCs w:val="24"/>
        </w:rPr>
        <w:t>Scenario 2</w:t>
      </w:r>
      <w:r w:rsidR="00CF7D93" w:rsidRPr="00C2703D">
        <w:rPr>
          <w:rFonts w:ascii="Times New Roman" w:eastAsia="LM Roman 9" w:hAnsi="Times New Roman" w:cs="Times New Roman"/>
          <w:sz w:val="24"/>
          <w:szCs w:val="24"/>
        </w:rPr>
        <w:t xml:space="preserve">: </w:t>
      </w:r>
      <w:r w:rsidRPr="00C2703D">
        <w:rPr>
          <w:rFonts w:ascii="Times New Roman" w:eastAsia="LM Roman 9" w:hAnsi="Times New Roman" w:cs="Times New Roman"/>
          <w:sz w:val="24"/>
          <w:szCs w:val="24"/>
        </w:rPr>
        <w:t xml:space="preserve">Medium root length density, </w:t>
      </w:r>
      <w:r w:rsidR="00E96E1C" w:rsidRPr="00C2703D">
        <w:rPr>
          <w:rFonts w:ascii="Times New Roman" w:eastAsia="LM Roman 9" w:hAnsi="Times New Roman" w:cs="Times New Roman"/>
          <w:sz w:val="24"/>
          <w:szCs w:val="24"/>
        </w:rPr>
        <w:t>H</w:t>
      </w:r>
      <w:r w:rsidRPr="00C2703D">
        <w:rPr>
          <w:rFonts w:ascii="Times New Roman" w:eastAsia="LM Roman 9" w:hAnsi="Times New Roman" w:cs="Times New Roman"/>
          <w:sz w:val="24"/>
          <w:szCs w:val="24"/>
        </w:rPr>
        <w:t xml:space="preserve">igh concentration and </w:t>
      </w:r>
      <w:r w:rsidR="00E96E1C" w:rsidRPr="00C2703D">
        <w:rPr>
          <w:rFonts w:ascii="Times New Roman" w:eastAsia="LM Roman 9" w:hAnsi="Times New Roman" w:cs="Times New Roman"/>
          <w:sz w:val="24"/>
          <w:szCs w:val="24"/>
        </w:rPr>
        <w:t>L</w:t>
      </w:r>
      <w:r w:rsidRPr="00C2703D">
        <w:rPr>
          <w:rFonts w:ascii="Times New Roman" w:eastAsia="LM Roman 9" w:hAnsi="Times New Roman" w:cs="Times New Roman"/>
          <w:sz w:val="24"/>
          <w:szCs w:val="24"/>
        </w:rPr>
        <w:t>ow potential transpiration</w:t>
      </w:r>
      <w:r w:rsidR="00CF7D93" w:rsidRPr="00C2703D">
        <w:rPr>
          <w:rFonts w:ascii="Times New Roman" w:eastAsia="LM Roman 9" w:hAnsi="Times New Roman" w:cs="Times New Roman"/>
          <w:sz w:val="24"/>
          <w:szCs w:val="24"/>
        </w:rPr>
        <w:t xml:space="preserve"> (</w:t>
      </w:r>
      <w:proofErr w:type="spellStart"/>
      <w:r w:rsidR="00CF7D93" w:rsidRPr="00C2703D">
        <w:rPr>
          <w:rFonts w:ascii="Times New Roman" w:eastAsia="LM Roman 9" w:hAnsi="Times New Roman" w:cs="Times New Roman"/>
          <w:sz w:val="24"/>
          <w:szCs w:val="24"/>
        </w:rPr>
        <w:t>MrHcLt</w:t>
      </w:r>
      <w:proofErr w:type="spellEnd"/>
      <w:r w:rsidR="00CF7D93" w:rsidRPr="00C2703D">
        <w:rPr>
          <w:rFonts w:ascii="Times New Roman" w:eastAsia="LM Roman 9" w:hAnsi="Times New Roman" w:cs="Times New Roman"/>
          <w:sz w:val="24"/>
          <w:szCs w:val="24"/>
        </w:rPr>
        <w:t>)</w:t>
      </w:r>
    </w:p>
    <w:p w:rsidR="006A3C51" w:rsidRPr="00C2703D" w:rsidRDefault="006A3C51" w:rsidP="00F31B9D">
      <w:pPr>
        <w:pStyle w:val="PargrafodaLista"/>
        <w:numPr>
          <w:ilvl w:val="0"/>
          <w:numId w:val="3"/>
        </w:numPr>
        <w:spacing w:after="0" w:line="240" w:lineRule="auto"/>
        <w:ind w:left="720"/>
        <w:jc w:val="both"/>
        <w:rPr>
          <w:rFonts w:ascii="Times New Roman" w:eastAsia="LM Roman 9" w:hAnsi="Times New Roman" w:cs="Times New Roman"/>
          <w:sz w:val="24"/>
          <w:szCs w:val="24"/>
        </w:rPr>
      </w:pPr>
      <w:r w:rsidRPr="00C2703D">
        <w:rPr>
          <w:rFonts w:ascii="Times New Roman" w:eastAsia="LM Roman 9" w:hAnsi="Times New Roman" w:cs="Times New Roman"/>
          <w:sz w:val="24"/>
          <w:szCs w:val="24"/>
        </w:rPr>
        <w:lastRenderedPageBreak/>
        <w:t>Scenario 3</w:t>
      </w:r>
      <w:r w:rsidR="00CF7D93" w:rsidRPr="00C2703D">
        <w:rPr>
          <w:rFonts w:ascii="Times New Roman" w:eastAsia="LM Roman 9" w:hAnsi="Times New Roman" w:cs="Times New Roman"/>
          <w:sz w:val="24"/>
          <w:szCs w:val="24"/>
        </w:rPr>
        <w:t xml:space="preserve">: </w:t>
      </w:r>
      <w:r w:rsidRPr="00C2703D">
        <w:rPr>
          <w:rFonts w:ascii="Times New Roman" w:eastAsia="LM Roman 9" w:hAnsi="Times New Roman" w:cs="Times New Roman"/>
          <w:sz w:val="24"/>
          <w:szCs w:val="24"/>
        </w:rPr>
        <w:t xml:space="preserve">Low root length density, </w:t>
      </w:r>
      <w:r w:rsidR="00E96E1C" w:rsidRPr="00C2703D">
        <w:rPr>
          <w:rFonts w:ascii="Times New Roman" w:eastAsia="LM Roman 9" w:hAnsi="Times New Roman" w:cs="Times New Roman"/>
          <w:sz w:val="24"/>
          <w:szCs w:val="24"/>
        </w:rPr>
        <w:t>H</w:t>
      </w:r>
      <w:r w:rsidRPr="00C2703D">
        <w:rPr>
          <w:rFonts w:ascii="Times New Roman" w:eastAsia="LM Roman 9" w:hAnsi="Times New Roman" w:cs="Times New Roman"/>
          <w:sz w:val="24"/>
          <w:szCs w:val="24"/>
        </w:rPr>
        <w:t xml:space="preserve">igh concentration and </w:t>
      </w:r>
      <w:r w:rsidR="00E96E1C" w:rsidRPr="00C2703D">
        <w:rPr>
          <w:rFonts w:ascii="Times New Roman" w:eastAsia="LM Roman 9" w:hAnsi="Times New Roman" w:cs="Times New Roman"/>
          <w:sz w:val="24"/>
          <w:szCs w:val="24"/>
        </w:rPr>
        <w:t>H</w:t>
      </w:r>
      <w:r w:rsidRPr="00C2703D">
        <w:rPr>
          <w:rFonts w:ascii="Times New Roman" w:eastAsia="LM Roman 9" w:hAnsi="Times New Roman" w:cs="Times New Roman"/>
          <w:sz w:val="24"/>
          <w:szCs w:val="24"/>
        </w:rPr>
        <w:t>igh potential transpiration</w:t>
      </w:r>
      <w:r w:rsidR="00CF7D93" w:rsidRPr="00C2703D">
        <w:rPr>
          <w:rFonts w:ascii="Times New Roman" w:eastAsia="LM Roman 9" w:hAnsi="Times New Roman" w:cs="Times New Roman"/>
          <w:sz w:val="24"/>
          <w:szCs w:val="24"/>
        </w:rPr>
        <w:t xml:space="preserve"> (</w:t>
      </w:r>
      <w:proofErr w:type="spellStart"/>
      <w:r w:rsidR="00CF7D93" w:rsidRPr="00C2703D">
        <w:rPr>
          <w:rFonts w:ascii="Times New Roman" w:eastAsia="LM Roman 9" w:hAnsi="Times New Roman" w:cs="Times New Roman"/>
          <w:sz w:val="24"/>
          <w:szCs w:val="24"/>
        </w:rPr>
        <w:t>LrHcHt</w:t>
      </w:r>
      <w:proofErr w:type="spellEnd"/>
      <w:r w:rsidR="00CF7D93" w:rsidRPr="00C2703D">
        <w:rPr>
          <w:rFonts w:ascii="Times New Roman" w:eastAsia="LM Roman 9" w:hAnsi="Times New Roman" w:cs="Times New Roman"/>
          <w:sz w:val="24"/>
          <w:szCs w:val="24"/>
        </w:rPr>
        <w:t>)</w:t>
      </w:r>
    </w:p>
    <w:p w:rsidR="006A3C51" w:rsidRPr="00140ABB" w:rsidRDefault="006A3C51" w:rsidP="00140ABB">
      <w:pPr>
        <w:pStyle w:val="PargrafodaLista"/>
        <w:numPr>
          <w:ilvl w:val="0"/>
          <w:numId w:val="3"/>
        </w:numPr>
        <w:spacing w:after="0" w:line="240" w:lineRule="auto"/>
        <w:ind w:left="720"/>
        <w:jc w:val="both"/>
        <w:rPr>
          <w:rFonts w:ascii="Times New Roman" w:eastAsia="LM Roman 9" w:hAnsi="Times New Roman" w:cs="Times New Roman"/>
          <w:sz w:val="24"/>
          <w:szCs w:val="24"/>
        </w:rPr>
      </w:pPr>
      <w:r w:rsidRPr="00140ABB">
        <w:rPr>
          <w:rFonts w:ascii="Times New Roman" w:eastAsia="LM Roman 9" w:hAnsi="Times New Roman" w:cs="Times New Roman"/>
          <w:sz w:val="24"/>
          <w:szCs w:val="24"/>
        </w:rPr>
        <w:t>Scenario 4</w:t>
      </w:r>
      <w:r w:rsidR="00CF7D93" w:rsidRPr="00140ABB">
        <w:rPr>
          <w:rFonts w:ascii="Times New Roman" w:eastAsia="LM Roman 9" w:hAnsi="Times New Roman" w:cs="Times New Roman"/>
          <w:sz w:val="24"/>
          <w:szCs w:val="24"/>
        </w:rPr>
        <w:t xml:space="preserve">: </w:t>
      </w:r>
      <w:r w:rsidRPr="00140ABB">
        <w:rPr>
          <w:rFonts w:ascii="Times New Roman" w:eastAsia="LM Roman 9" w:hAnsi="Times New Roman" w:cs="Times New Roman"/>
          <w:sz w:val="24"/>
          <w:szCs w:val="24"/>
        </w:rPr>
        <w:t xml:space="preserve">Medium root length density, </w:t>
      </w:r>
      <w:r w:rsidR="00E96E1C" w:rsidRPr="00140ABB">
        <w:rPr>
          <w:rFonts w:ascii="Times New Roman" w:eastAsia="LM Roman 9" w:hAnsi="Times New Roman" w:cs="Times New Roman"/>
          <w:sz w:val="24"/>
          <w:szCs w:val="24"/>
        </w:rPr>
        <w:t>L</w:t>
      </w:r>
      <w:r w:rsidRPr="00140ABB">
        <w:rPr>
          <w:rFonts w:ascii="Times New Roman" w:eastAsia="LM Roman 9" w:hAnsi="Times New Roman" w:cs="Times New Roman"/>
          <w:sz w:val="24"/>
          <w:szCs w:val="24"/>
        </w:rPr>
        <w:t xml:space="preserve">ow concentration and </w:t>
      </w:r>
      <w:r w:rsidR="00E96E1C" w:rsidRPr="00140ABB">
        <w:rPr>
          <w:rFonts w:ascii="Times New Roman" w:eastAsia="LM Roman 9" w:hAnsi="Times New Roman" w:cs="Times New Roman"/>
          <w:sz w:val="24"/>
          <w:szCs w:val="24"/>
        </w:rPr>
        <w:t>H</w:t>
      </w:r>
      <w:r w:rsidRPr="00140ABB">
        <w:rPr>
          <w:rFonts w:ascii="Times New Roman" w:eastAsia="LM Roman 9" w:hAnsi="Times New Roman" w:cs="Times New Roman"/>
          <w:sz w:val="24"/>
          <w:szCs w:val="24"/>
        </w:rPr>
        <w:t>igh potential transpiration</w:t>
      </w:r>
      <w:r w:rsidR="00CF7D93" w:rsidRPr="00140ABB">
        <w:rPr>
          <w:rFonts w:ascii="Times New Roman" w:eastAsia="LM Roman 9" w:hAnsi="Times New Roman" w:cs="Times New Roman"/>
          <w:sz w:val="24"/>
          <w:szCs w:val="24"/>
        </w:rPr>
        <w:t xml:space="preserve"> (</w:t>
      </w:r>
      <w:proofErr w:type="spellStart"/>
      <w:r w:rsidR="00CF7D93" w:rsidRPr="00140ABB">
        <w:rPr>
          <w:rFonts w:ascii="Times New Roman" w:eastAsia="LM Roman 9" w:hAnsi="Times New Roman" w:cs="Times New Roman"/>
          <w:sz w:val="24"/>
          <w:szCs w:val="24"/>
        </w:rPr>
        <w:t>MrLcHt</w:t>
      </w:r>
      <w:proofErr w:type="spellEnd"/>
      <w:r w:rsidR="00CF7D93" w:rsidRPr="00140ABB">
        <w:rPr>
          <w:rFonts w:ascii="Times New Roman" w:eastAsia="LM Roman 9" w:hAnsi="Times New Roman" w:cs="Times New Roman"/>
          <w:sz w:val="24"/>
          <w:szCs w:val="24"/>
        </w:rPr>
        <w:t>)</w:t>
      </w:r>
    </w:p>
    <w:p w:rsidR="00332365" w:rsidRPr="00C2703D" w:rsidRDefault="003928F6" w:rsidP="006A3C51">
      <w:pPr>
        <w:spacing w:after="0" w:line="240" w:lineRule="auto"/>
        <w:ind w:firstLine="450"/>
        <w:jc w:val="both"/>
        <w:rPr>
          <w:rFonts w:ascii="Times New Roman" w:eastAsia="LM Roman 9" w:hAnsi="Times New Roman" w:cs="Times New Roman"/>
          <w:color w:val="000000" w:themeColor="text1"/>
          <w:sz w:val="24"/>
          <w:szCs w:val="24"/>
        </w:rPr>
      </w:pPr>
      <w:r w:rsidRPr="00C2703D">
        <w:rPr>
          <w:rFonts w:ascii="Times New Roman" w:eastAsia="LM Roman 9" w:hAnsi="Times New Roman" w:cs="Times New Roman"/>
          <w:color w:val="000000" w:themeColor="text1"/>
          <w:sz w:val="24"/>
          <w:szCs w:val="24"/>
        </w:rPr>
        <w:t xml:space="preserve">In all simulated scenarios, the difference between LU and NLU appears only when the </w:t>
      </w:r>
      <w:r w:rsidR="00F54A13" w:rsidRPr="00C2703D">
        <w:rPr>
          <w:rFonts w:ascii="Times New Roman" w:eastAsia="LM Roman 9" w:hAnsi="Times New Roman" w:cs="Times New Roman"/>
          <w:color w:val="000000" w:themeColor="text1"/>
          <w:sz w:val="24"/>
          <w:szCs w:val="24"/>
        </w:rPr>
        <w:t>solute concentration (</w:t>
      </w:r>
      <w:r w:rsidR="00F54A13" w:rsidRPr="00C2703D">
        <w:rPr>
          <w:rFonts w:ascii="Times New Roman" w:eastAsia="LM Roman 9" w:hAnsi="Times New Roman" w:cs="Times New Roman"/>
          <w:i/>
          <w:color w:val="000000" w:themeColor="text1"/>
          <w:sz w:val="24"/>
          <w:szCs w:val="24"/>
        </w:rPr>
        <w:t>C</w:t>
      </w:r>
      <w:r w:rsidR="00F54A13" w:rsidRPr="00C2703D">
        <w:rPr>
          <w:rFonts w:ascii="Times New Roman" w:eastAsia="LM Roman 9" w:hAnsi="Times New Roman" w:cs="Times New Roman"/>
          <w:color w:val="000000" w:themeColor="text1"/>
          <w:sz w:val="24"/>
          <w:szCs w:val="24"/>
        </w:rPr>
        <w:t xml:space="preserve">) is below the </w:t>
      </w:r>
      <w:r w:rsidRPr="00C2703D">
        <w:rPr>
          <w:rFonts w:ascii="Times New Roman" w:eastAsia="LM Roman 9" w:hAnsi="Times New Roman" w:cs="Times New Roman"/>
          <w:color w:val="000000" w:themeColor="text1"/>
          <w:sz w:val="24"/>
          <w:szCs w:val="24"/>
        </w:rPr>
        <w:t>threshold</w:t>
      </w:r>
      <w:r w:rsidR="00F54A13" w:rsidRPr="00C2703D">
        <w:rPr>
          <w:rFonts w:ascii="Times New Roman" w:eastAsia="LM Roman 9" w:hAnsi="Times New Roman" w:cs="Times New Roman"/>
          <w:color w:val="000000" w:themeColor="text1"/>
          <w:sz w:val="24"/>
          <w:szCs w:val="24"/>
        </w:rPr>
        <w:t xml:space="preserve"> value </w:t>
      </w:r>
      <w:proofErr w:type="spellStart"/>
      <w:r w:rsidR="00F54A13" w:rsidRPr="00C2703D">
        <w:rPr>
          <w:rFonts w:ascii="Times New Roman" w:eastAsia="LM Roman 9" w:hAnsi="Times New Roman" w:cs="Times New Roman"/>
          <w:i/>
          <w:color w:val="000000" w:themeColor="text1"/>
          <w:sz w:val="24"/>
          <w:szCs w:val="24"/>
        </w:rPr>
        <w:t>C</w:t>
      </w:r>
      <w:r w:rsidR="00F54A13" w:rsidRPr="00C2703D">
        <w:rPr>
          <w:rFonts w:ascii="Times New Roman" w:eastAsia="LM Roman 9" w:hAnsi="Times New Roman" w:cs="Times New Roman"/>
          <w:i/>
          <w:color w:val="000000" w:themeColor="text1"/>
          <w:sz w:val="24"/>
          <w:szCs w:val="24"/>
          <w:vertAlign w:val="subscript"/>
        </w:rPr>
        <w:t>lim</w:t>
      </w:r>
      <w:proofErr w:type="spellEnd"/>
      <w:r w:rsidR="00F54A13" w:rsidRPr="00C2703D">
        <w:rPr>
          <w:rFonts w:ascii="Times New Roman" w:eastAsia="LM Roman 9" w:hAnsi="Times New Roman" w:cs="Times New Roman"/>
          <w:color w:val="000000" w:themeColor="text1"/>
          <w:sz w:val="24"/>
          <w:szCs w:val="24"/>
        </w:rPr>
        <w:t>.</w:t>
      </w:r>
      <w:r w:rsidR="00332365" w:rsidRPr="00C2703D">
        <w:rPr>
          <w:rFonts w:ascii="Times New Roman" w:eastAsia="LM Roman 9" w:hAnsi="Times New Roman" w:cs="Times New Roman"/>
          <w:color w:val="000000" w:themeColor="text1"/>
          <w:sz w:val="24"/>
          <w:szCs w:val="24"/>
        </w:rPr>
        <w:t xml:space="preserve"> This is expected because of the nature of the piecewise MM equation used in the model</w:t>
      </w:r>
      <w:r w:rsidR="00C176A2" w:rsidRPr="00C2703D">
        <w:rPr>
          <w:rFonts w:ascii="Times New Roman" w:eastAsia="LM Roman 9" w:hAnsi="Times New Roman" w:cs="Times New Roman"/>
          <w:color w:val="000000" w:themeColor="text1"/>
          <w:sz w:val="24"/>
          <w:szCs w:val="24"/>
        </w:rPr>
        <w:t>,</w:t>
      </w:r>
      <w:r w:rsidR="00C97F1C" w:rsidRPr="00C2703D">
        <w:rPr>
          <w:rFonts w:ascii="Times New Roman" w:eastAsia="LM Roman 9" w:hAnsi="Times New Roman" w:cs="Times New Roman"/>
          <w:color w:val="000000" w:themeColor="text1"/>
          <w:sz w:val="24"/>
          <w:szCs w:val="24"/>
        </w:rPr>
        <w:t xml:space="preserve"> as can be observed in the equations (</w:t>
      </w:r>
      <w:r w:rsidR="00180578" w:rsidRPr="00C2703D">
        <w:rPr>
          <w:rFonts w:ascii="Times New Roman" w:eastAsia="LM Roman 9" w:hAnsi="Times New Roman" w:cs="Times New Roman"/>
          <w:color w:val="000000" w:themeColor="text1"/>
          <w:sz w:val="24"/>
          <w:szCs w:val="24"/>
        </w:rPr>
        <w:t>19</w:t>
      </w:r>
      <w:r w:rsidR="00C97F1C" w:rsidRPr="00C2703D">
        <w:rPr>
          <w:rFonts w:ascii="Times New Roman" w:eastAsia="LM Roman 9" w:hAnsi="Times New Roman" w:cs="Times New Roman"/>
          <w:color w:val="000000" w:themeColor="text1"/>
          <w:sz w:val="24"/>
          <w:szCs w:val="24"/>
        </w:rPr>
        <w:t xml:space="preserve"> to </w:t>
      </w:r>
      <w:r w:rsidR="00180578" w:rsidRPr="00C2703D">
        <w:rPr>
          <w:rFonts w:ascii="Times New Roman" w:eastAsia="LM Roman 9" w:hAnsi="Times New Roman" w:cs="Times New Roman"/>
          <w:color w:val="000000" w:themeColor="text1"/>
          <w:sz w:val="24"/>
          <w:szCs w:val="24"/>
        </w:rPr>
        <w:t>26</w:t>
      </w:r>
      <w:r w:rsidR="00C97F1C" w:rsidRPr="00C2703D">
        <w:rPr>
          <w:rFonts w:ascii="Times New Roman" w:eastAsia="LM Roman 9" w:hAnsi="Times New Roman" w:cs="Times New Roman"/>
          <w:color w:val="000000" w:themeColor="text1"/>
          <w:sz w:val="24"/>
          <w:szCs w:val="24"/>
        </w:rPr>
        <w:t>)</w:t>
      </w:r>
      <w:r w:rsidR="00332365" w:rsidRPr="00C2703D">
        <w:rPr>
          <w:rFonts w:ascii="Times New Roman" w:eastAsia="LM Roman 9" w:hAnsi="Times New Roman" w:cs="Times New Roman"/>
          <w:color w:val="000000" w:themeColor="text1"/>
          <w:sz w:val="24"/>
          <w:szCs w:val="24"/>
        </w:rPr>
        <w:t xml:space="preserve">. For both cases (LU and NLU), when solute concentration values are above </w:t>
      </w:r>
      <w:r w:rsidR="00332365" w:rsidRPr="00C2703D">
        <w:rPr>
          <w:rFonts w:ascii="Times New Roman" w:eastAsia="LM Roman 9" w:hAnsi="Times New Roman" w:cs="Times New Roman"/>
          <w:i/>
          <w:color w:val="000000" w:themeColor="text1"/>
          <w:sz w:val="24"/>
          <w:szCs w:val="24"/>
        </w:rPr>
        <w:t>C</w:t>
      </w:r>
      <w:r w:rsidR="00332365" w:rsidRPr="00C2703D">
        <w:rPr>
          <w:rFonts w:ascii="Times New Roman" w:eastAsia="LM Roman 9" w:hAnsi="Times New Roman" w:cs="Times New Roman"/>
          <w:i/>
          <w:color w:val="000000" w:themeColor="text1"/>
          <w:sz w:val="24"/>
          <w:szCs w:val="24"/>
          <w:vertAlign w:val="subscript"/>
        </w:rPr>
        <w:t>2</w:t>
      </w:r>
      <w:r w:rsidR="00332365" w:rsidRPr="00C2703D">
        <w:rPr>
          <w:rFonts w:ascii="Times New Roman" w:eastAsia="LM Roman 9" w:hAnsi="Times New Roman" w:cs="Times New Roman"/>
          <w:color w:val="000000" w:themeColor="text1"/>
          <w:sz w:val="24"/>
          <w:szCs w:val="24"/>
        </w:rPr>
        <w:t xml:space="preserve">, all the solute transport from soil to root is </w:t>
      </w:r>
      <w:r w:rsidR="00C176A2" w:rsidRPr="00C2703D">
        <w:rPr>
          <w:rFonts w:ascii="Times New Roman" w:eastAsia="LM Roman 9" w:hAnsi="Times New Roman" w:cs="Times New Roman"/>
          <w:color w:val="000000" w:themeColor="text1"/>
          <w:sz w:val="24"/>
          <w:szCs w:val="24"/>
        </w:rPr>
        <w:t xml:space="preserve">most </w:t>
      </w:r>
      <w:r w:rsidR="00332365" w:rsidRPr="00C2703D">
        <w:rPr>
          <w:rFonts w:ascii="Times New Roman" w:eastAsia="LM Roman 9" w:hAnsi="Times New Roman" w:cs="Times New Roman"/>
          <w:color w:val="000000" w:themeColor="text1"/>
          <w:sz w:val="24"/>
          <w:szCs w:val="24"/>
        </w:rPr>
        <w:t xml:space="preserve">driven by </w:t>
      </w:r>
      <w:r w:rsidR="00C176A2" w:rsidRPr="00C2703D">
        <w:rPr>
          <w:rFonts w:ascii="Times New Roman" w:eastAsia="LM Roman 9" w:hAnsi="Times New Roman" w:cs="Times New Roman"/>
          <w:color w:val="000000" w:themeColor="text1"/>
          <w:sz w:val="24"/>
          <w:szCs w:val="24"/>
        </w:rPr>
        <w:t>convection, therefore the uptake</w:t>
      </w:r>
      <w:r w:rsidR="00332365" w:rsidRPr="00C2703D">
        <w:rPr>
          <w:rFonts w:ascii="Times New Roman" w:eastAsia="LM Roman 9" w:hAnsi="Times New Roman" w:cs="Times New Roman"/>
          <w:color w:val="000000" w:themeColor="text1"/>
          <w:sz w:val="24"/>
          <w:szCs w:val="24"/>
        </w:rPr>
        <w:t xml:space="preserve"> </w:t>
      </w:r>
      <w:r w:rsidR="00C176A2" w:rsidRPr="00C2703D">
        <w:rPr>
          <w:rFonts w:ascii="Times New Roman" w:eastAsia="LM Roman 9" w:hAnsi="Times New Roman" w:cs="Times New Roman"/>
          <w:color w:val="000000" w:themeColor="text1"/>
          <w:sz w:val="24"/>
          <w:szCs w:val="24"/>
        </w:rPr>
        <w:t xml:space="preserve">is </w:t>
      </w:r>
      <w:r w:rsidR="00332365" w:rsidRPr="00C2703D">
        <w:rPr>
          <w:rFonts w:ascii="Times New Roman" w:eastAsia="LM Roman 9" w:hAnsi="Times New Roman" w:cs="Times New Roman"/>
          <w:color w:val="000000" w:themeColor="text1"/>
          <w:sz w:val="24"/>
          <w:szCs w:val="24"/>
        </w:rPr>
        <w:t>passive only</w:t>
      </w:r>
      <w:r w:rsidR="00751192" w:rsidRPr="00C2703D">
        <w:rPr>
          <w:rFonts w:ascii="Times New Roman" w:eastAsia="LM Roman 9" w:hAnsi="Times New Roman" w:cs="Times New Roman"/>
          <w:color w:val="000000" w:themeColor="text1"/>
          <w:sz w:val="24"/>
          <w:szCs w:val="24"/>
        </w:rPr>
        <w:t xml:space="preserve">. </w:t>
      </w:r>
      <w:r w:rsidR="00C176A2" w:rsidRPr="00C2703D">
        <w:rPr>
          <w:rFonts w:ascii="Times New Roman" w:eastAsia="LM Roman 9" w:hAnsi="Times New Roman" w:cs="Times New Roman"/>
          <w:color w:val="000000" w:themeColor="text1"/>
          <w:sz w:val="24"/>
          <w:szCs w:val="24"/>
        </w:rPr>
        <w:t>In this case, a</w:t>
      </w:r>
      <w:r w:rsidR="00751192" w:rsidRPr="00C2703D">
        <w:rPr>
          <w:rFonts w:ascii="Times New Roman" w:eastAsia="LM Roman 9" w:hAnsi="Times New Roman" w:cs="Times New Roman"/>
          <w:color w:val="000000" w:themeColor="text1"/>
          <w:sz w:val="24"/>
          <w:szCs w:val="24"/>
        </w:rPr>
        <w:t>ctive uptake is zero.</w:t>
      </w:r>
      <w:r w:rsidR="005E3C93" w:rsidRPr="00C2703D">
        <w:rPr>
          <w:rFonts w:ascii="Times New Roman" w:eastAsia="LM Roman 9" w:hAnsi="Times New Roman" w:cs="Times New Roman"/>
          <w:color w:val="000000" w:themeColor="text1"/>
          <w:sz w:val="24"/>
          <w:szCs w:val="24"/>
        </w:rPr>
        <w:t xml:space="preserve"> With </w:t>
      </w:r>
      <w:r w:rsidR="005E3C93" w:rsidRPr="00C2703D">
        <w:rPr>
          <w:rFonts w:ascii="Times New Roman" w:eastAsia="LM Roman 9" w:hAnsi="Times New Roman" w:cs="Times New Roman"/>
          <w:i/>
          <w:color w:val="000000" w:themeColor="text1"/>
          <w:sz w:val="24"/>
          <w:szCs w:val="24"/>
        </w:rPr>
        <w:t>C</w:t>
      </w:r>
      <w:r w:rsidR="005E3C93" w:rsidRPr="00C2703D">
        <w:rPr>
          <w:rFonts w:ascii="Times New Roman" w:eastAsia="LM Roman 9" w:hAnsi="Times New Roman" w:cs="Times New Roman"/>
          <w:color w:val="000000" w:themeColor="text1"/>
          <w:sz w:val="24"/>
          <w:szCs w:val="24"/>
        </w:rPr>
        <w:t xml:space="preserve"> between the two threshold values (</w:t>
      </w:r>
      <w:r w:rsidR="005E3C93" w:rsidRPr="00C2703D">
        <w:rPr>
          <w:rFonts w:ascii="Times New Roman" w:eastAsia="LM Roman 9" w:hAnsi="Times New Roman" w:cs="Times New Roman"/>
          <w:i/>
          <w:color w:val="000000" w:themeColor="text1"/>
          <w:sz w:val="24"/>
          <w:szCs w:val="24"/>
        </w:rPr>
        <w:t>C</w:t>
      </w:r>
      <w:r w:rsidR="005E3C93" w:rsidRPr="00C2703D">
        <w:rPr>
          <w:rFonts w:ascii="Times New Roman" w:eastAsia="LM Roman 9" w:hAnsi="Times New Roman" w:cs="Times New Roman"/>
          <w:i/>
          <w:color w:val="000000" w:themeColor="text1"/>
          <w:sz w:val="24"/>
          <w:szCs w:val="24"/>
          <w:vertAlign w:val="subscript"/>
        </w:rPr>
        <w:t>2</w:t>
      </w:r>
      <w:r w:rsidR="005E3C93" w:rsidRPr="00C2703D">
        <w:rPr>
          <w:rFonts w:ascii="Times New Roman" w:eastAsia="LM Roman 9" w:hAnsi="Times New Roman" w:cs="Times New Roman"/>
          <w:color w:val="000000" w:themeColor="text1"/>
          <w:sz w:val="24"/>
          <w:szCs w:val="24"/>
        </w:rPr>
        <w:t xml:space="preserve"> and </w:t>
      </w:r>
      <w:proofErr w:type="spellStart"/>
      <w:r w:rsidR="005E3C93" w:rsidRPr="00C2703D">
        <w:rPr>
          <w:rFonts w:ascii="Times New Roman" w:eastAsia="LM Roman 9" w:hAnsi="Times New Roman" w:cs="Times New Roman"/>
          <w:i/>
          <w:color w:val="000000" w:themeColor="text1"/>
          <w:sz w:val="24"/>
          <w:szCs w:val="24"/>
        </w:rPr>
        <w:t>C</w:t>
      </w:r>
      <w:r w:rsidR="005E3C93" w:rsidRPr="00C2703D">
        <w:rPr>
          <w:rFonts w:ascii="Times New Roman" w:eastAsia="LM Roman 9" w:hAnsi="Times New Roman" w:cs="Times New Roman"/>
          <w:i/>
          <w:color w:val="000000" w:themeColor="text1"/>
          <w:sz w:val="24"/>
          <w:szCs w:val="24"/>
          <w:vertAlign w:val="subscript"/>
        </w:rPr>
        <w:t>lim</w:t>
      </w:r>
      <w:proofErr w:type="spellEnd"/>
      <w:r w:rsidR="005E3C93" w:rsidRPr="00C2703D">
        <w:rPr>
          <w:rFonts w:ascii="Times New Roman" w:eastAsia="LM Roman 9" w:hAnsi="Times New Roman" w:cs="Times New Roman"/>
          <w:color w:val="000000" w:themeColor="text1"/>
          <w:sz w:val="24"/>
          <w:szCs w:val="24"/>
        </w:rPr>
        <w:t>)</w:t>
      </w:r>
      <w:r w:rsidR="00603D96" w:rsidRPr="00C2703D">
        <w:rPr>
          <w:rFonts w:ascii="Times New Roman" w:eastAsia="LM Roman 9" w:hAnsi="Times New Roman" w:cs="Times New Roman"/>
          <w:color w:val="000000" w:themeColor="text1"/>
          <w:sz w:val="24"/>
          <w:szCs w:val="24"/>
        </w:rPr>
        <w:t xml:space="preserve">, the solute flux density is constant and only </w:t>
      </w:r>
      <w:r w:rsidR="00C176A2" w:rsidRPr="00C2703D">
        <w:rPr>
          <w:rFonts w:ascii="Times New Roman" w:eastAsia="LM Roman 9" w:hAnsi="Times New Roman" w:cs="Times New Roman"/>
          <w:color w:val="000000" w:themeColor="text1"/>
          <w:sz w:val="24"/>
          <w:szCs w:val="24"/>
        </w:rPr>
        <w:t xml:space="preserve">for values </w:t>
      </w:r>
      <w:proofErr w:type="gramStart"/>
      <w:r w:rsidR="00C176A2" w:rsidRPr="00C2703D">
        <w:rPr>
          <w:rFonts w:ascii="Times New Roman" w:eastAsia="LM Roman 9" w:hAnsi="Times New Roman" w:cs="Times New Roman"/>
          <w:color w:val="000000" w:themeColor="text1"/>
          <w:sz w:val="24"/>
          <w:szCs w:val="24"/>
        </w:rPr>
        <w:t>below</w:t>
      </w:r>
      <w:r w:rsidR="00603D96" w:rsidRPr="00C2703D">
        <w:rPr>
          <w:rFonts w:ascii="Times New Roman" w:eastAsia="LM Roman 9" w:hAnsi="Times New Roman" w:cs="Times New Roman"/>
          <w:color w:val="000000" w:themeColor="text1"/>
          <w:sz w:val="24"/>
          <w:szCs w:val="24"/>
        </w:rPr>
        <w:t xml:space="preserve">  </w:t>
      </w:r>
      <w:proofErr w:type="spellStart"/>
      <w:r w:rsidR="00603D96" w:rsidRPr="00C2703D">
        <w:rPr>
          <w:rFonts w:ascii="Times New Roman" w:eastAsia="LM Roman 9" w:hAnsi="Times New Roman" w:cs="Times New Roman"/>
          <w:i/>
          <w:color w:val="000000" w:themeColor="text1"/>
          <w:sz w:val="24"/>
          <w:szCs w:val="24"/>
        </w:rPr>
        <w:t>C</w:t>
      </w:r>
      <w:r w:rsidR="00603D96" w:rsidRPr="00C2703D">
        <w:rPr>
          <w:rFonts w:ascii="Times New Roman" w:eastAsia="LM Roman 9" w:hAnsi="Times New Roman" w:cs="Times New Roman"/>
          <w:i/>
          <w:color w:val="000000" w:themeColor="text1"/>
          <w:sz w:val="24"/>
          <w:szCs w:val="24"/>
          <w:vertAlign w:val="subscript"/>
        </w:rPr>
        <w:t>lim</w:t>
      </w:r>
      <w:proofErr w:type="spellEnd"/>
      <w:proofErr w:type="gramEnd"/>
      <w:r w:rsidR="00603D96" w:rsidRPr="00C2703D">
        <w:rPr>
          <w:rFonts w:ascii="Times New Roman" w:eastAsia="LM Roman 9" w:hAnsi="Times New Roman" w:cs="Times New Roman"/>
          <w:color w:val="000000" w:themeColor="text1"/>
          <w:sz w:val="24"/>
          <w:szCs w:val="24"/>
        </w:rPr>
        <w:t xml:space="preserve"> NLU and LU are different.</w:t>
      </w:r>
    </w:p>
    <w:p w:rsidR="00C26B82" w:rsidRPr="00C2703D" w:rsidRDefault="00C26B82" w:rsidP="00981E47">
      <w:pPr>
        <w:spacing w:after="0" w:line="240" w:lineRule="auto"/>
        <w:ind w:firstLine="450"/>
        <w:jc w:val="both"/>
        <w:rPr>
          <w:rFonts w:ascii="Times New Roman" w:eastAsia="LM Roman 9" w:hAnsi="Times New Roman" w:cs="Times New Roman"/>
          <w:sz w:val="24"/>
          <w:szCs w:val="24"/>
        </w:rPr>
      </w:pPr>
    </w:p>
    <w:p w:rsidR="008D231A" w:rsidRPr="00C2703D" w:rsidRDefault="008D231A" w:rsidP="008D231A">
      <w:pPr>
        <w:spacing w:after="0" w:line="240" w:lineRule="auto"/>
        <w:ind w:firstLine="450"/>
        <w:jc w:val="both"/>
        <w:rPr>
          <w:rFonts w:ascii="Times New Roman" w:eastAsia="LM Roman 9" w:hAnsi="Times New Roman" w:cs="Times New Roman"/>
          <w:color w:val="FF0000"/>
          <w:sz w:val="24"/>
          <w:szCs w:val="24"/>
        </w:rPr>
      </w:pPr>
    </w:p>
    <w:p w:rsidR="00981E47" w:rsidRPr="00C2703D" w:rsidRDefault="00981E47" w:rsidP="008D231A">
      <w:pPr>
        <w:spacing w:after="0" w:line="240" w:lineRule="auto"/>
        <w:jc w:val="both"/>
        <w:rPr>
          <w:rFonts w:ascii="Times New Roman" w:eastAsia="LM Roman 9" w:hAnsi="Times New Roman" w:cs="Times New Roman"/>
          <w:sz w:val="24"/>
          <w:szCs w:val="24"/>
        </w:rPr>
      </w:pPr>
      <w:r w:rsidRPr="00C2703D">
        <w:rPr>
          <w:rFonts w:ascii="Times New Roman" w:eastAsia="LM Roman 9" w:hAnsi="Times New Roman" w:cs="Times New Roman"/>
          <w:noProof/>
          <w:sz w:val="24"/>
          <w:szCs w:val="24"/>
          <w:lang w:val="pt-BR" w:eastAsia="pt-BR"/>
        </w:rPr>
        <w:drawing>
          <wp:inline distT="0" distB="0" distL="0" distR="0">
            <wp:extent cx="2926080" cy="2194560"/>
            <wp:effectExtent l="0" t="0" r="762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xt1.png"/>
                    <pic:cNvPicPr/>
                  </pic:nvPicPr>
                  <pic:blipFill>
                    <a:blip r:embed="rId3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926080" cy="2194560"/>
                    </a:xfrm>
                    <a:prstGeom prst="rect">
                      <a:avLst/>
                    </a:prstGeom>
                  </pic:spPr>
                </pic:pic>
              </a:graphicData>
            </a:graphic>
          </wp:inline>
        </w:drawing>
      </w:r>
      <w:r w:rsidRPr="00C2703D">
        <w:rPr>
          <w:rFonts w:ascii="Times New Roman" w:eastAsia="LM Roman 9" w:hAnsi="Times New Roman" w:cs="Times New Roman"/>
          <w:noProof/>
          <w:sz w:val="24"/>
          <w:szCs w:val="24"/>
          <w:lang w:val="pt-BR" w:eastAsia="pt-BR"/>
        </w:rPr>
        <w:drawing>
          <wp:inline distT="0" distB="0" distL="0" distR="0">
            <wp:extent cx="2926080" cy="2194560"/>
            <wp:effectExtent l="0" t="0" r="7620"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xt1_detail.png"/>
                    <pic:cNvPicPr/>
                  </pic:nvPicPr>
                  <pic:blipFill>
                    <a:blip r:embed="rId3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926080" cy="2194560"/>
                    </a:xfrm>
                    <a:prstGeom prst="rect">
                      <a:avLst/>
                    </a:prstGeom>
                  </pic:spPr>
                </pic:pic>
              </a:graphicData>
            </a:graphic>
          </wp:inline>
        </w:drawing>
      </w:r>
    </w:p>
    <w:p w:rsidR="008D231A" w:rsidRPr="00C2703D" w:rsidRDefault="008D231A" w:rsidP="008D231A">
      <w:pPr>
        <w:spacing w:after="0" w:line="240" w:lineRule="auto"/>
        <w:jc w:val="center"/>
        <w:rPr>
          <w:rFonts w:ascii="Times New Roman" w:eastAsia="LM Roman 9" w:hAnsi="Times New Roman" w:cs="Times New Roman"/>
          <w:sz w:val="24"/>
          <w:szCs w:val="24"/>
        </w:rPr>
      </w:pPr>
      <w:r w:rsidRPr="00C2703D">
        <w:rPr>
          <w:rFonts w:ascii="Times New Roman" w:eastAsia="LM Roman 9" w:hAnsi="Times New Roman" w:cs="Times New Roman"/>
          <w:sz w:val="24"/>
          <w:szCs w:val="24"/>
        </w:rPr>
        <w:t>[</w:t>
      </w:r>
      <w:proofErr w:type="gramStart"/>
      <w:r w:rsidRPr="00C2703D">
        <w:rPr>
          <w:rFonts w:ascii="Times New Roman" w:eastAsia="LM Roman 9" w:hAnsi="Times New Roman" w:cs="Times New Roman"/>
          <w:sz w:val="24"/>
          <w:szCs w:val="24"/>
        </w:rPr>
        <w:t>a</w:t>
      </w:r>
      <w:proofErr w:type="gramEnd"/>
      <w:r w:rsidRPr="00C2703D">
        <w:rPr>
          <w:rFonts w:ascii="Times New Roman" w:eastAsia="LM Roman 9" w:hAnsi="Times New Roman" w:cs="Times New Roman"/>
          <w:sz w:val="24"/>
          <w:szCs w:val="24"/>
        </w:rPr>
        <w:t>]                                                                                                           [b]</w:t>
      </w:r>
    </w:p>
    <w:p w:rsidR="008D231A" w:rsidRPr="0034756D" w:rsidRDefault="008D231A" w:rsidP="00981E47">
      <w:pPr>
        <w:spacing w:after="0" w:line="240" w:lineRule="auto"/>
        <w:jc w:val="both"/>
        <w:rPr>
          <w:rFonts w:ascii="Times New Roman" w:eastAsia="LM Roman 9" w:hAnsi="Times New Roman" w:cs="Times New Roman"/>
          <w:sz w:val="20"/>
        </w:rPr>
      </w:pPr>
      <w:proofErr w:type="gramStart"/>
      <w:r w:rsidRPr="0034756D">
        <w:rPr>
          <w:rFonts w:ascii="Times New Roman" w:eastAsia="LM Roman 9" w:hAnsi="Times New Roman" w:cs="Times New Roman"/>
          <w:sz w:val="20"/>
        </w:rPr>
        <w:t>Figure 1.</w:t>
      </w:r>
      <w:proofErr w:type="gramEnd"/>
      <w:r w:rsidRPr="0034756D">
        <w:rPr>
          <w:rFonts w:ascii="Times New Roman" w:eastAsia="LM Roman 9" w:hAnsi="Times New Roman" w:cs="Times New Roman"/>
          <w:sz w:val="20"/>
        </w:rPr>
        <w:t xml:space="preserve"> [a] comparison between linear (LU) and nonlinear (NLU) uptake models’ results of solute concentration in soil</w:t>
      </w:r>
      <w:r w:rsidR="001E25C8" w:rsidRPr="0034756D">
        <w:rPr>
          <w:rFonts w:ascii="Times New Roman" w:eastAsia="LM Roman 9" w:hAnsi="Times New Roman" w:cs="Times New Roman"/>
          <w:sz w:val="20"/>
        </w:rPr>
        <w:t xml:space="preserve"> water</w:t>
      </w:r>
      <w:r w:rsidRPr="0034756D">
        <w:rPr>
          <w:rFonts w:ascii="Times New Roman" w:eastAsia="LM Roman 9" w:hAnsi="Times New Roman" w:cs="Times New Roman"/>
          <w:sz w:val="20"/>
        </w:rPr>
        <w:t xml:space="preserve"> at root surface as a function of time for scenario 1</w:t>
      </w:r>
      <w:r w:rsidR="00F0637E" w:rsidRPr="0034756D">
        <w:rPr>
          <w:rFonts w:ascii="Times New Roman" w:eastAsia="LM Roman 9" w:hAnsi="Times New Roman" w:cs="Times New Roman"/>
          <w:sz w:val="20"/>
        </w:rPr>
        <w:t xml:space="preserve"> (</w:t>
      </w:r>
      <w:proofErr w:type="spellStart"/>
      <w:r w:rsidR="00F0637E" w:rsidRPr="0034756D">
        <w:rPr>
          <w:rFonts w:ascii="Times New Roman" w:eastAsia="LM Roman 9" w:hAnsi="Times New Roman" w:cs="Times New Roman"/>
          <w:sz w:val="20"/>
        </w:rPr>
        <w:t>MrHcHt</w:t>
      </w:r>
      <w:proofErr w:type="spellEnd"/>
      <w:r w:rsidR="00F0637E" w:rsidRPr="0034756D">
        <w:rPr>
          <w:rFonts w:ascii="Times New Roman" w:eastAsia="LM Roman 9" w:hAnsi="Times New Roman" w:cs="Times New Roman"/>
          <w:sz w:val="20"/>
        </w:rPr>
        <w:t>)</w:t>
      </w:r>
      <w:r w:rsidRPr="0034756D">
        <w:rPr>
          <w:rFonts w:ascii="Times New Roman" w:eastAsia="LM Roman 9" w:hAnsi="Times New Roman" w:cs="Times New Roman"/>
          <w:sz w:val="20"/>
        </w:rPr>
        <w:t>; [b] detailed result for low concentration values</w:t>
      </w:r>
    </w:p>
    <w:p w:rsidR="00C26B82" w:rsidRPr="00C2703D" w:rsidRDefault="00C26B82" w:rsidP="00C26B82">
      <w:pPr>
        <w:spacing w:after="0" w:line="240" w:lineRule="auto"/>
        <w:ind w:firstLine="450"/>
        <w:jc w:val="both"/>
        <w:rPr>
          <w:rFonts w:ascii="Times New Roman" w:eastAsia="LM Roman 9" w:hAnsi="Times New Roman" w:cs="Times New Roman"/>
          <w:sz w:val="24"/>
          <w:szCs w:val="24"/>
        </w:rPr>
      </w:pPr>
    </w:p>
    <w:p w:rsidR="007A1BFE" w:rsidRPr="00C2703D" w:rsidRDefault="007A1BFE" w:rsidP="007A1BFE">
      <w:pPr>
        <w:spacing w:after="0" w:line="240" w:lineRule="auto"/>
        <w:ind w:firstLine="450"/>
        <w:jc w:val="both"/>
        <w:rPr>
          <w:rFonts w:ascii="Times New Roman" w:eastAsia="LM Roman 9" w:hAnsi="Times New Roman" w:cs="Times New Roman"/>
          <w:color w:val="000000" w:themeColor="text1"/>
          <w:sz w:val="24"/>
          <w:szCs w:val="24"/>
        </w:rPr>
      </w:pPr>
      <w:r w:rsidRPr="00C2703D">
        <w:rPr>
          <w:rFonts w:ascii="Times New Roman" w:eastAsia="LM Roman 9" w:hAnsi="Times New Roman" w:cs="Times New Roman"/>
          <w:color w:val="000000" w:themeColor="text1"/>
          <w:sz w:val="24"/>
          <w:szCs w:val="24"/>
        </w:rPr>
        <w:t xml:space="preserve">In the detailed </w:t>
      </w:r>
      <w:r w:rsidR="00C31D6B" w:rsidRPr="00C2703D">
        <w:rPr>
          <w:rFonts w:ascii="Times New Roman" w:eastAsia="LM Roman 9" w:hAnsi="Times New Roman" w:cs="Times New Roman"/>
          <w:color w:val="000000" w:themeColor="text1"/>
          <w:sz w:val="24"/>
          <w:szCs w:val="24"/>
        </w:rPr>
        <w:t>F</w:t>
      </w:r>
      <w:r w:rsidRPr="00C2703D">
        <w:rPr>
          <w:rFonts w:ascii="Times New Roman" w:eastAsia="LM Roman 9" w:hAnsi="Times New Roman" w:cs="Times New Roman"/>
          <w:color w:val="000000" w:themeColor="text1"/>
          <w:sz w:val="24"/>
          <w:szCs w:val="24"/>
        </w:rPr>
        <w:t>igures</w:t>
      </w:r>
      <w:r w:rsidR="00C31D6B" w:rsidRPr="00C2703D">
        <w:rPr>
          <w:rFonts w:ascii="Times New Roman" w:eastAsia="LM Roman 9" w:hAnsi="Times New Roman" w:cs="Times New Roman"/>
          <w:color w:val="000000" w:themeColor="text1"/>
          <w:sz w:val="24"/>
          <w:szCs w:val="24"/>
        </w:rPr>
        <w:t xml:space="preserve"> (1b</w:t>
      </w:r>
      <w:r w:rsidR="00D91531" w:rsidRPr="00C2703D">
        <w:rPr>
          <w:rFonts w:ascii="Times New Roman" w:eastAsia="LM Roman 9" w:hAnsi="Times New Roman" w:cs="Times New Roman"/>
          <w:color w:val="000000" w:themeColor="text1"/>
          <w:sz w:val="24"/>
          <w:szCs w:val="24"/>
        </w:rPr>
        <w:t>,</w:t>
      </w:r>
      <w:r w:rsidR="00C31D6B" w:rsidRPr="00C2703D">
        <w:rPr>
          <w:rFonts w:ascii="Times New Roman" w:eastAsia="LM Roman 9" w:hAnsi="Times New Roman" w:cs="Times New Roman"/>
          <w:color w:val="000000" w:themeColor="text1"/>
          <w:sz w:val="24"/>
          <w:szCs w:val="24"/>
        </w:rPr>
        <w:t xml:space="preserve"> 2b</w:t>
      </w:r>
      <w:r w:rsidR="00D91531" w:rsidRPr="00C2703D">
        <w:rPr>
          <w:rFonts w:ascii="Times New Roman" w:eastAsia="LM Roman 9" w:hAnsi="Times New Roman" w:cs="Times New Roman"/>
          <w:color w:val="000000" w:themeColor="text1"/>
          <w:sz w:val="24"/>
          <w:szCs w:val="24"/>
        </w:rPr>
        <w:t xml:space="preserve"> and 7b</w:t>
      </w:r>
      <w:r w:rsidR="00C31D6B" w:rsidRPr="00C2703D">
        <w:rPr>
          <w:rFonts w:ascii="Times New Roman" w:eastAsia="LM Roman 9" w:hAnsi="Times New Roman" w:cs="Times New Roman"/>
          <w:color w:val="000000" w:themeColor="text1"/>
          <w:sz w:val="24"/>
          <w:szCs w:val="24"/>
        </w:rPr>
        <w:t>)</w:t>
      </w:r>
      <w:r w:rsidRPr="00C2703D">
        <w:rPr>
          <w:rFonts w:ascii="Times New Roman" w:eastAsia="LM Roman 9" w:hAnsi="Times New Roman" w:cs="Times New Roman"/>
          <w:color w:val="000000" w:themeColor="text1"/>
          <w:sz w:val="24"/>
          <w:szCs w:val="24"/>
        </w:rPr>
        <w:t xml:space="preserve">, it is possible to see </w:t>
      </w:r>
      <w:r w:rsidR="00C31D6B" w:rsidRPr="00C2703D">
        <w:rPr>
          <w:rFonts w:ascii="Times New Roman" w:eastAsia="LM Roman 9" w:hAnsi="Times New Roman" w:cs="Times New Roman"/>
          <w:color w:val="000000" w:themeColor="text1"/>
          <w:sz w:val="24"/>
          <w:szCs w:val="24"/>
        </w:rPr>
        <w:t>the</w:t>
      </w:r>
      <w:r w:rsidRPr="00C2703D">
        <w:rPr>
          <w:rFonts w:ascii="Times New Roman" w:eastAsia="LM Roman 9" w:hAnsi="Times New Roman" w:cs="Times New Roman"/>
          <w:color w:val="000000" w:themeColor="text1"/>
          <w:sz w:val="24"/>
          <w:szCs w:val="24"/>
        </w:rPr>
        <w:t xml:space="preserve"> stability problem with the numerical solution for NLU. The changing </w:t>
      </w:r>
      <w:r w:rsidR="00F15F53" w:rsidRPr="00C2703D">
        <w:rPr>
          <w:rFonts w:ascii="Times New Roman" w:eastAsia="LM Roman 9" w:hAnsi="Times New Roman" w:cs="Times New Roman"/>
          <w:color w:val="000000" w:themeColor="text1"/>
          <w:sz w:val="24"/>
          <w:szCs w:val="24"/>
        </w:rPr>
        <w:t xml:space="preserve">from </w:t>
      </w:r>
      <w:r w:rsidRPr="00C2703D">
        <w:rPr>
          <w:rFonts w:ascii="Times New Roman" w:eastAsia="LM Roman 9" w:hAnsi="Times New Roman" w:cs="Times New Roman"/>
          <w:color w:val="000000" w:themeColor="text1"/>
          <w:sz w:val="24"/>
          <w:szCs w:val="24"/>
        </w:rPr>
        <w:t xml:space="preserve">equation </w:t>
      </w:r>
      <w:r w:rsidR="00F15F53" w:rsidRPr="00C2703D">
        <w:rPr>
          <w:rFonts w:ascii="Times New Roman" w:eastAsia="LM Roman 9" w:hAnsi="Times New Roman" w:cs="Times New Roman"/>
          <w:color w:val="000000" w:themeColor="text1"/>
          <w:sz w:val="24"/>
          <w:szCs w:val="24"/>
        </w:rPr>
        <w:t>21</w:t>
      </w:r>
      <w:r w:rsidR="00C31D6B" w:rsidRPr="00C2703D">
        <w:rPr>
          <w:rFonts w:ascii="Times New Roman" w:eastAsia="LM Roman 9" w:hAnsi="Times New Roman" w:cs="Times New Roman"/>
          <w:color w:val="000000" w:themeColor="text1"/>
          <w:sz w:val="24"/>
          <w:szCs w:val="24"/>
        </w:rPr>
        <w:t xml:space="preserve"> to </w:t>
      </w:r>
      <w:r w:rsidR="00F15F53" w:rsidRPr="00C2703D">
        <w:rPr>
          <w:rFonts w:ascii="Times New Roman" w:eastAsia="LM Roman 9" w:hAnsi="Times New Roman" w:cs="Times New Roman"/>
          <w:color w:val="000000" w:themeColor="text1"/>
          <w:sz w:val="24"/>
          <w:szCs w:val="24"/>
        </w:rPr>
        <w:t>equation 25</w:t>
      </w:r>
      <w:r w:rsidR="00C31D6B" w:rsidRPr="00C2703D">
        <w:rPr>
          <w:rFonts w:ascii="Times New Roman" w:eastAsia="LM Roman 9" w:hAnsi="Times New Roman" w:cs="Times New Roman"/>
          <w:color w:val="000000" w:themeColor="text1"/>
          <w:sz w:val="24"/>
          <w:szCs w:val="24"/>
        </w:rPr>
        <w:t xml:space="preserve"> </w:t>
      </w:r>
      <w:r w:rsidR="00F15F53" w:rsidRPr="00C2703D">
        <w:rPr>
          <w:rFonts w:ascii="Times New Roman" w:eastAsia="LM Roman 9" w:hAnsi="Times New Roman" w:cs="Times New Roman"/>
          <w:color w:val="000000" w:themeColor="text1"/>
          <w:sz w:val="24"/>
          <w:szCs w:val="24"/>
        </w:rPr>
        <w:t xml:space="preserve">(change of boundary condition from constant to nonlinear uptake rate) </w:t>
      </w:r>
      <w:r w:rsidRPr="00C2703D">
        <w:rPr>
          <w:rFonts w:ascii="Times New Roman" w:eastAsia="LM Roman 9" w:hAnsi="Times New Roman" w:cs="Times New Roman"/>
          <w:color w:val="000000" w:themeColor="text1"/>
          <w:sz w:val="24"/>
          <w:szCs w:val="24"/>
        </w:rPr>
        <w:t>makes the numeric take some time to stabilize at the initial times. Many time and space steps combinations were used, trying to avoid th</w:t>
      </w:r>
      <w:r w:rsidR="00EB7BC2" w:rsidRPr="00C2703D">
        <w:rPr>
          <w:rFonts w:ascii="Times New Roman" w:eastAsia="LM Roman 9" w:hAnsi="Times New Roman" w:cs="Times New Roman"/>
          <w:color w:val="000000" w:themeColor="text1"/>
          <w:sz w:val="24"/>
          <w:szCs w:val="24"/>
        </w:rPr>
        <w:t>is</w:t>
      </w:r>
      <w:r w:rsidRPr="00C2703D">
        <w:rPr>
          <w:rFonts w:ascii="Times New Roman" w:eastAsia="LM Roman 9" w:hAnsi="Times New Roman" w:cs="Times New Roman"/>
          <w:color w:val="000000" w:themeColor="text1"/>
          <w:sz w:val="24"/>
          <w:szCs w:val="24"/>
        </w:rPr>
        <w:t xml:space="preserve"> stabilization problem and was observed that the solution is very dependent on space</w:t>
      </w:r>
      <w:r w:rsidR="00C31D6B" w:rsidRPr="00C2703D">
        <w:rPr>
          <w:rFonts w:ascii="Times New Roman" w:eastAsia="LM Roman 9" w:hAnsi="Times New Roman" w:cs="Times New Roman"/>
          <w:color w:val="000000" w:themeColor="text1"/>
          <w:sz w:val="24"/>
          <w:szCs w:val="24"/>
        </w:rPr>
        <w:t xml:space="preserve"> and time</w:t>
      </w:r>
      <w:r w:rsidRPr="00C2703D">
        <w:rPr>
          <w:rFonts w:ascii="Times New Roman" w:eastAsia="LM Roman 9" w:hAnsi="Times New Roman" w:cs="Times New Roman"/>
          <w:color w:val="000000" w:themeColor="text1"/>
          <w:sz w:val="24"/>
          <w:szCs w:val="24"/>
        </w:rPr>
        <w:t xml:space="preserve"> discretization. Choosing </w:t>
      </w:r>
      <w:r w:rsidR="00F07387" w:rsidRPr="00C2703D">
        <w:rPr>
          <w:rFonts w:ascii="Times New Roman" w:eastAsia="LM Roman 9" w:hAnsi="Times New Roman" w:cs="Times New Roman"/>
          <w:color w:val="000000" w:themeColor="text1"/>
          <w:sz w:val="24"/>
          <w:szCs w:val="24"/>
        </w:rPr>
        <w:t xml:space="preserve">a </w:t>
      </w:r>
      <w:r w:rsidRPr="00C2703D">
        <w:rPr>
          <w:rFonts w:ascii="Times New Roman" w:eastAsia="LM Roman 9" w:hAnsi="Times New Roman" w:cs="Times New Roman"/>
          <w:color w:val="000000" w:themeColor="text1"/>
          <w:sz w:val="24"/>
          <w:szCs w:val="24"/>
        </w:rPr>
        <w:t>finer space discretization seems to decrease the stabilization problem but makes the simulation last</w:t>
      </w:r>
      <w:r w:rsidR="00C31D6B" w:rsidRPr="00C2703D">
        <w:rPr>
          <w:rFonts w:ascii="Times New Roman" w:eastAsia="LM Roman 9" w:hAnsi="Times New Roman" w:cs="Times New Roman"/>
          <w:color w:val="000000" w:themeColor="text1"/>
          <w:sz w:val="24"/>
          <w:szCs w:val="24"/>
        </w:rPr>
        <w:t>s</w:t>
      </w:r>
      <w:r w:rsidRPr="00C2703D">
        <w:rPr>
          <w:rFonts w:ascii="Times New Roman" w:eastAsia="LM Roman 9" w:hAnsi="Times New Roman" w:cs="Times New Roman"/>
          <w:color w:val="000000" w:themeColor="text1"/>
          <w:sz w:val="24"/>
          <w:szCs w:val="24"/>
        </w:rPr>
        <w:t xml:space="preserve"> longer. It needs to be found an optimal value for time and space step</w:t>
      </w:r>
      <w:r w:rsidR="00C31D6B" w:rsidRPr="00C2703D">
        <w:rPr>
          <w:rFonts w:ascii="Times New Roman" w:eastAsia="LM Roman 9" w:hAnsi="Times New Roman" w:cs="Times New Roman"/>
          <w:color w:val="000000" w:themeColor="text1"/>
          <w:sz w:val="24"/>
          <w:szCs w:val="24"/>
        </w:rPr>
        <w:t xml:space="preserve"> relation</w:t>
      </w:r>
      <w:r w:rsidRPr="00C2703D">
        <w:rPr>
          <w:rFonts w:ascii="Times New Roman" w:eastAsia="LM Roman 9" w:hAnsi="Times New Roman" w:cs="Times New Roman"/>
          <w:color w:val="000000" w:themeColor="text1"/>
          <w:sz w:val="24"/>
          <w:szCs w:val="24"/>
        </w:rPr>
        <w:t>. Stabilization problems were not found in LU.</w:t>
      </w:r>
    </w:p>
    <w:p w:rsidR="007F6060" w:rsidRPr="00C2703D" w:rsidRDefault="007F6060" w:rsidP="007F6060">
      <w:pPr>
        <w:spacing w:after="0" w:line="240" w:lineRule="auto"/>
        <w:ind w:firstLine="450"/>
        <w:jc w:val="both"/>
        <w:rPr>
          <w:rFonts w:ascii="Times New Roman" w:eastAsia="LM Roman 9" w:hAnsi="Times New Roman" w:cs="Times New Roman"/>
          <w:sz w:val="24"/>
          <w:szCs w:val="24"/>
        </w:rPr>
      </w:pPr>
      <w:proofErr w:type="spellStart"/>
      <w:r w:rsidRPr="00C2703D">
        <w:rPr>
          <w:rFonts w:ascii="Times New Roman" w:eastAsia="LM Roman 9" w:hAnsi="Times New Roman" w:cs="Times New Roman"/>
          <w:sz w:val="24"/>
          <w:szCs w:val="24"/>
        </w:rPr>
        <w:t>Roose</w:t>
      </w:r>
      <w:proofErr w:type="spellEnd"/>
      <w:r w:rsidRPr="00C2703D">
        <w:rPr>
          <w:rFonts w:ascii="Times New Roman" w:eastAsia="LM Roman 9" w:hAnsi="Times New Roman" w:cs="Times New Roman"/>
          <w:sz w:val="24"/>
          <w:szCs w:val="24"/>
        </w:rPr>
        <w:t xml:space="preserve"> and Kirk (200</w:t>
      </w:r>
      <w:r w:rsidR="00AC20FF" w:rsidRPr="00C2703D">
        <w:rPr>
          <w:rFonts w:ascii="Times New Roman" w:eastAsia="LM Roman 9" w:hAnsi="Times New Roman" w:cs="Times New Roman"/>
          <w:sz w:val="24"/>
          <w:szCs w:val="24"/>
        </w:rPr>
        <w:t>8</w:t>
      </w:r>
      <w:r w:rsidR="0064145D" w:rsidRPr="00C2703D">
        <w:rPr>
          <w:rFonts w:ascii="Times New Roman" w:eastAsia="LM Roman 9" w:hAnsi="Times New Roman" w:cs="Times New Roman"/>
          <w:sz w:val="24"/>
          <w:szCs w:val="24"/>
        </w:rPr>
        <w:t>) stated that</w:t>
      </w:r>
      <w:r w:rsidRPr="00C2703D">
        <w:rPr>
          <w:rFonts w:ascii="Times New Roman" w:eastAsia="LM Roman 9" w:hAnsi="Times New Roman" w:cs="Times New Roman"/>
          <w:sz w:val="24"/>
          <w:szCs w:val="24"/>
        </w:rPr>
        <w:t xml:space="preserve">, for numerical solutions of convection-dispersion equation, the convective part must use an explicit scheme because convection, unlike diffusion, occurs only in one direction thus the solution at the following time step depends only on the values within the domain of influence of the previous time step. This set bounds on time and space steps, with a condition of stability given by </w:t>
      </w:r>
      <w:r w:rsidRPr="00C2703D">
        <w:rPr>
          <w:rFonts w:ascii="Times New Roman" w:eastAsia="LM Roman 9" w:hAnsi="Times New Roman" w:cs="Times New Roman"/>
          <w:i/>
          <w:sz w:val="24"/>
          <w:szCs w:val="24"/>
        </w:rPr>
        <w:t>r</w:t>
      </w:r>
      <w:r w:rsidRPr="00C2703D">
        <w:rPr>
          <w:rFonts w:ascii="Times New Roman" w:eastAsia="LM Roman 9" w:hAnsi="Times New Roman" w:cs="Times New Roman"/>
          <w:i/>
          <w:sz w:val="24"/>
          <w:szCs w:val="24"/>
          <w:vertAlign w:val="subscript"/>
        </w:rPr>
        <w:t>0</w:t>
      </w:r>
      <w:r w:rsidRPr="00C2703D">
        <w:rPr>
          <w:rFonts w:ascii="Times New Roman" w:eastAsia="LM Roman 9" w:hAnsi="Times New Roman" w:cs="Times New Roman"/>
          <w:i/>
          <w:sz w:val="24"/>
          <w:szCs w:val="24"/>
        </w:rPr>
        <w:t>q</w:t>
      </w:r>
      <w:r w:rsidRPr="00C2703D">
        <w:rPr>
          <w:rFonts w:ascii="Times New Roman" w:eastAsia="LM Roman 9" w:hAnsi="Times New Roman" w:cs="Times New Roman"/>
          <w:i/>
          <w:sz w:val="24"/>
          <w:szCs w:val="24"/>
          <w:vertAlign w:val="subscript"/>
        </w:rPr>
        <w:t>0</w:t>
      </w:r>
      <w:r w:rsidRPr="00C2703D">
        <w:rPr>
          <w:rFonts w:ascii="Times New Roman" w:eastAsia="LM Roman 9" w:hAnsi="Times New Roman" w:cs="Times New Roman"/>
          <w:i/>
          <w:sz w:val="24"/>
          <w:szCs w:val="24"/>
        </w:rPr>
        <w:t>Δt/D</w:t>
      </w:r>
      <w:r w:rsidR="00C2703D">
        <w:rPr>
          <w:rFonts w:ascii="Times New Roman" w:eastAsia="LM Roman 9" w:hAnsi="Times New Roman" w:cs="Times New Roman"/>
          <w:i/>
          <w:sz w:val="24"/>
          <w:szCs w:val="24"/>
        </w:rPr>
        <w:t xml:space="preserve"> </w:t>
      </w:r>
      <w:r w:rsidRPr="00C2703D">
        <w:rPr>
          <w:rFonts w:ascii="Times New Roman" w:eastAsia="LM Roman 9" w:hAnsi="Times New Roman" w:cs="Times New Roman"/>
          <w:i/>
          <w:sz w:val="24"/>
          <w:szCs w:val="24"/>
        </w:rPr>
        <w:t>&lt;</w:t>
      </w:r>
      <w:r w:rsidR="00C2703D">
        <w:rPr>
          <w:rFonts w:ascii="Times New Roman" w:eastAsia="LM Roman 9" w:hAnsi="Times New Roman" w:cs="Times New Roman"/>
          <w:i/>
          <w:sz w:val="24"/>
          <w:szCs w:val="24"/>
        </w:rPr>
        <w:t xml:space="preserve"> </w:t>
      </w:r>
      <w:proofErr w:type="spellStart"/>
      <w:r w:rsidRPr="00C2703D">
        <w:rPr>
          <w:rFonts w:ascii="Times New Roman" w:eastAsia="LM Roman 9" w:hAnsi="Times New Roman" w:cs="Times New Roman"/>
          <w:i/>
          <w:sz w:val="24"/>
          <w:szCs w:val="24"/>
        </w:rPr>
        <w:t>Δr</w:t>
      </w:r>
      <w:proofErr w:type="spellEnd"/>
      <w:r w:rsidRPr="00C2703D">
        <w:rPr>
          <w:rFonts w:ascii="Times New Roman" w:eastAsia="LM Roman 9" w:hAnsi="Times New Roman" w:cs="Times New Roman"/>
          <w:sz w:val="24"/>
          <w:szCs w:val="24"/>
        </w:rPr>
        <w:t xml:space="preserve">. As the proposed model uses a fully implicit scheme, that might be the cause of </w:t>
      </w:r>
      <w:r w:rsidR="0064145D" w:rsidRPr="00C2703D">
        <w:rPr>
          <w:rFonts w:ascii="Times New Roman" w:eastAsia="LM Roman 9" w:hAnsi="Times New Roman" w:cs="Times New Roman"/>
          <w:sz w:val="24"/>
          <w:szCs w:val="24"/>
        </w:rPr>
        <w:t xml:space="preserve">the </w:t>
      </w:r>
      <w:r w:rsidRPr="00C2703D">
        <w:rPr>
          <w:rFonts w:ascii="Times New Roman" w:eastAsia="LM Roman 9" w:hAnsi="Times New Roman" w:cs="Times New Roman"/>
          <w:sz w:val="24"/>
          <w:szCs w:val="24"/>
        </w:rPr>
        <w:t>stabilization problems.</w:t>
      </w:r>
    </w:p>
    <w:p w:rsidR="00981E47" w:rsidRPr="00C2703D" w:rsidRDefault="007A1BFE" w:rsidP="00C26B82">
      <w:pPr>
        <w:spacing w:after="0" w:line="240" w:lineRule="auto"/>
        <w:ind w:firstLine="450"/>
        <w:jc w:val="both"/>
        <w:rPr>
          <w:rFonts w:ascii="Times New Roman" w:eastAsia="LM Roman 9" w:hAnsi="Times New Roman" w:cs="Times New Roman"/>
          <w:sz w:val="24"/>
          <w:szCs w:val="24"/>
        </w:rPr>
      </w:pPr>
      <w:r w:rsidRPr="00C2703D">
        <w:rPr>
          <w:rFonts w:ascii="Times New Roman" w:eastAsia="LM Roman 9" w:hAnsi="Times New Roman" w:cs="Times New Roman"/>
          <w:color w:val="000000" w:themeColor="text1"/>
          <w:sz w:val="24"/>
          <w:szCs w:val="24"/>
        </w:rPr>
        <w:t>No significant difference between LU and NLU was verified in all output files (water and solute flux, concentration profile, heads and relative transpiration</w:t>
      </w:r>
      <w:r w:rsidR="00D91531" w:rsidRPr="00C2703D">
        <w:rPr>
          <w:rFonts w:ascii="Times New Roman" w:eastAsia="LM Roman 9" w:hAnsi="Times New Roman" w:cs="Times New Roman"/>
          <w:color w:val="000000" w:themeColor="text1"/>
          <w:sz w:val="24"/>
          <w:szCs w:val="24"/>
        </w:rPr>
        <w:t xml:space="preserve"> – Figures 1a, 2a, 3, 4, 5 and 6</w:t>
      </w:r>
      <w:r w:rsidRPr="00C2703D">
        <w:rPr>
          <w:rFonts w:ascii="Times New Roman" w:eastAsia="LM Roman 9" w:hAnsi="Times New Roman" w:cs="Times New Roman"/>
          <w:color w:val="000000" w:themeColor="text1"/>
          <w:sz w:val="24"/>
          <w:szCs w:val="24"/>
        </w:rPr>
        <w:t>)</w:t>
      </w:r>
      <w:r w:rsidR="00583BD3" w:rsidRPr="00C2703D">
        <w:rPr>
          <w:rFonts w:ascii="Times New Roman" w:eastAsia="LM Roman 9" w:hAnsi="Times New Roman" w:cs="Times New Roman"/>
          <w:color w:val="000000" w:themeColor="text1"/>
          <w:sz w:val="24"/>
          <w:szCs w:val="24"/>
        </w:rPr>
        <w:t xml:space="preserve">, </w:t>
      </w:r>
      <w:r w:rsidR="00583BD3" w:rsidRPr="00C2703D">
        <w:rPr>
          <w:rFonts w:ascii="Times New Roman" w:eastAsia="LM Roman 9" w:hAnsi="Times New Roman" w:cs="Times New Roman"/>
          <w:color w:val="000000" w:themeColor="text1"/>
          <w:sz w:val="24"/>
          <w:szCs w:val="24"/>
        </w:rPr>
        <w:lastRenderedPageBreak/>
        <w:t>but a more detailed analysis was made by</w:t>
      </w:r>
      <w:r w:rsidR="008079F8" w:rsidRPr="00C2703D">
        <w:rPr>
          <w:rFonts w:ascii="Times New Roman" w:eastAsia="LM Roman 9" w:hAnsi="Times New Roman" w:cs="Times New Roman"/>
          <w:sz w:val="24"/>
          <w:szCs w:val="24"/>
        </w:rPr>
        <w:t xml:space="preserve"> analyzing the overall results (values of solute concentration for all output times</w:t>
      </w:r>
      <w:r w:rsidR="00436C6E" w:rsidRPr="00C2703D">
        <w:rPr>
          <w:rFonts w:ascii="Times New Roman" w:eastAsia="LM Roman 9" w:hAnsi="Times New Roman" w:cs="Times New Roman"/>
          <w:sz w:val="24"/>
          <w:szCs w:val="24"/>
        </w:rPr>
        <w:t xml:space="preserve"> – Figure 9b</w:t>
      </w:r>
      <w:r w:rsidR="008079F8" w:rsidRPr="00C2703D">
        <w:rPr>
          <w:rFonts w:ascii="Times New Roman" w:eastAsia="LM Roman 9" w:hAnsi="Times New Roman" w:cs="Times New Roman"/>
          <w:sz w:val="24"/>
          <w:szCs w:val="24"/>
        </w:rPr>
        <w:t>) and low concentration results (values of solute conce</w:t>
      </w:r>
      <w:r w:rsidRPr="00C2703D">
        <w:rPr>
          <w:rFonts w:ascii="Times New Roman" w:eastAsia="LM Roman 9" w:hAnsi="Times New Roman" w:cs="Times New Roman"/>
          <w:sz w:val="24"/>
          <w:szCs w:val="24"/>
        </w:rPr>
        <w:t xml:space="preserve">ntration for output times where </w:t>
      </w:r>
      <w:r w:rsidR="008079F8" w:rsidRPr="00C2703D">
        <w:rPr>
          <w:rFonts w:ascii="Times New Roman" w:eastAsia="LM Roman 9" w:hAnsi="Times New Roman" w:cs="Times New Roman"/>
          <w:i/>
          <w:sz w:val="24"/>
          <w:szCs w:val="24"/>
        </w:rPr>
        <w:t>C&lt;</w:t>
      </w:r>
      <w:proofErr w:type="spellStart"/>
      <w:r w:rsidR="008079F8" w:rsidRPr="00C2703D">
        <w:rPr>
          <w:rFonts w:ascii="Times New Roman" w:eastAsia="LM Roman 9" w:hAnsi="Times New Roman" w:cs="Times New Roman"/>
          <w:i/>
          <w:sz w:val="24"/>
          <w:szCs w:val="24"/>
        </w:rPr>
        <w:t>C</w:t>
      </w:r>
      <w:r w:rsidR="008079F8" w:rsidRPr="00C2703D">
        <w:rPr>
          <w:rFonts w:ascii="Times New Roman" w:eastAsia="LM Roman 9" w:hAnsi="Times New Roman" w:cs="Times New Roman"/>
          <w:i/>
          <w:sz w:val="24"/>
          <w:szCs w:val="24"/>
          <w:vertAlign w:val="subscript"/>
        </w:rPr>
        <w:t>lim</w:t>
      </w:r>
      <w:proofErr w:type="spellEnd"/>
      <w:r w:rsidR="00436C6E" w:rsidRPr="00C2703D">
        <w:rPr>
          <w:rFonts w:ascii="Times New Roman" w:eastAsia="LM Roman 9" w:hAnsi="Times New Roman" w:cs="Times New Roman"/>
          <w:i/>
          <w:sz w:val="24"/>
          <w:szCs w:val="24"/>
        </w:rPr>
        <w:t xml:space="preserve"> </w:t>
      </w:r>
      <w:r w:rsidR="00436C6E" w:rsidRPr="00C2703D">
        <w:rPr>
          <w:rFonts w:ascii="Times New Roman" w:eastAsia="LM Roman 9" w:hAnsi="Times New Roman" w:cs="Times New Roman"/>
          <w:sz w:val="24"/>
          <w:szCs w:val="24"/>
        </w:rPr>
        <w:t>– Figures 8 and 9a</w:t>
      </w:r>
      <w:r w:rsidR="008079F8" w:rsidRPr="00C2703D">
        <w:rPr>
          <w:rFonts w:ascii="Times New Roman" w:eastAsia="LM Roman 9" w:hAnsi="Times New Roman" w:cs="Times New Roman"/>
          <w:sz w:val="24"/>
          <w:szCs w:val="24"/>
        </w:rPr>
        <w:t>)</w:t>
      </w:r>
      <w:r w:rsidRPr="00C2703D">
        <w:rPr>
          <w:rFonts w:ascii="Times New Roman" w:eastAsia="LM Roman 9" w:hAnsi="Times New Roman" w:cs="Times New Roman"/>
          <w:sz w:val="24"/>
          <w:szCs w:val="24"/>
        </w:rPr>
        <w:t>.</w:t>
      </w:r>
    </w:p>
    <w:p w:rsidR="00CC2483" w:rsidRPr="00C2703D" w:rsidRDefault="00CC2483" w:rsidP="00C26B82">
      <w:pPr>
        <w:spacing w:after="0" w:line="240" w:lineRule="auto"/>
        <w:ind w:firstLine="450"/>
        <w:jc w:val="both"/>
        <w:rPr>
          <w:rFonts w:ascii="Times New Roman" w:eastAsia="LM Roman 9" w:hAnsi="Times New Roman" w:cs="Times New Roman"/>
          <w:sz w:val="24"/>
          <w:szCs w:val="24"/>
        </w:rPr>
      </w:pPr>
      <w:r w:rsidRPr="00C2703D">
        <w:rPr>
          <w:rFonts w:ascii="Times New Roman" w:eastAsia="LM Roman 9" w:hAnsi="Times New Roman" w:cs="Times New Roman"/>
          <w:sz w:val="24"/>
          <w:szCs w:val="24"/>
        </w:rPr>
        <w:t>For low concentration</w:t>
      </w:r>
      <w:r w:rsidR="00754FDC" w:rsidRPr="00C2703D">
        <w:rPr>
          <w:rFonts w:ascii="Times New Roman" w:eastAsia="LM Roman 9" w:hAnsi="Times New Roman" w:cs="Times New Roman"/>
          <w:sz w:val="24"/>
          <w:szCs w:val="24"/>
        </w:rPr>
        <w:t xml:space="preserve"> (Figures 8 and 9a)</w:t>
      </w:r>
      <w:r w:rsidRPr="00C2703D">
        <w:rPr>
          <w:rFonts w:ascii="Times New Roman" w:eastAsia="LM Roman 9" w:hAnsi="Times New Roman" w:cs="Times New Roman"/>
          <w:sz w:val="24"/>
          <w:szCs w:val="24"/>
        </w:rPr>
        <w:t>, it is noticeable that LU presents values of solute concentrati</w:t>
      </w:r>
      <w:r w:rsidR="00443FFB" w:rsidRPr="00C2703D">
        <w:rPr>
          <w:rFonts w:ascii="Times New Roman" w:eastAsia="LM Roman 9" w:hAnsi="Times New Roman" w:cs="Times New Roman"/>
          <w:sz w:val="24"/>
          <w:szCs w:val="24"/>
        </w:rPr>
        <w:t>on higher than NLU. This is</w:t>
      </w:r>
      <w:r w:rsidRPr="00C2703D">
        <w:rPr>
          <w:rFonts w:ascii="Times New Roman" w:eastAsia="LM Roman 9" w:hAnsi="Times New Roman" w:cs="Times New Roman"/>
          <w:sz w:val="24"/>
          <w:szCs w:val="24"/>
        </w:rPr>
        <w:t xml:space="preserve"> expected because in LE</w:t>
      </w:r>
      <w:r w:rsidR="00443FFB" w:rsidRPr="00C2703D">
        <w:rPr>
          <w:rFonts w:ascii="Times New Roman" w:eastAsia="LM Roman 9" w:hAnsi="Times New Roman" w:cs="Times New Roman"/>
          <w:sz w:val="24"/>
          <w:szCs w:val="24"/>
        </w:rPr>
        <w:t>,</w:t>
      </w:r>
      <w:r w:rsidRPr="00C2703D">
        <w:rPr>
          <w:rFonts w:ascii="Times New Roman" w:eastAsia="LM Roman 9" w:hAnsi="Times New Roman" w:cs="Times New Roman"/>
          <w:sz w:val="24"/>
          <w:szCs w:val="24"/>
        </w:rPr>
        <w:t xml:space="preserve"> solute uptake is always less than in NLU due to its linearization. </w:t>
      </w:r>
      <w:r w:rsidR="00E45E15" w:rsidRPr="00C2703D">
        <w:rPr>
          <w:rFonts w:ascii="Times New Roman" w:eastAsia="LM Roman 9" w:hAnsi="Times New Roman" w:cs="Times New Roman"/>
          <w:sz w:val="24"/>
          <w:szCs w:val="24"/>
        </w:rPr>
        <w:t>Nevertheless</w:t>
      </w:r>
      <w:r w:rsidRPr="00C2703D">
        <w:rPr>
          <w:rFonts w:ascii="Times New Roman" w:eastAsia="LM Roman 9" w:hAnsi="Times New Roman" w:cs="Times New Roman"/>
          <w:sz w:val="24"/>
          <w:szCs w:val="24"/>
        </w:rPr>
        <w:t>, when the overall results are analyzed</w:t>
      </w:r>
      <w:r w:rsidR="00754FDC" w:rsidRPr="00C2703D">
        <w:rPr>
          <w:rFonts w:ascii="Times New Roman" w:eastAsia="LM Roman 9" w:hAnsi="Times New Roman" w:cs="Times New Roman"/>
          <w:sz w:val="24"/>
          <w:szCs w:val="24"/>
        </w:rPr>
        <w:t xml:space="preserve"> (Figure 9b)</w:t>
      </w:r>
      <w:r w:rsidRPr="00C2703D">
        <w:rPr>
          <w:rFonts w:ascii="Times New Roman" w:eastAsia="LM Roman 9" w:hAnsi="Times New Roman" w:cs="Times New Roman"/>
          <w:sz w:val="24"/>
          <w:szCs w:val="24"/>
        </w:rPr>
        <w:t xml:space="preserve">, we can see that the difference is small and can be neglected. This conclusion </w:t>
      </w:r>
      <w:r w:rsidR="00443FFB" w:rsidRPr="00C2703D">
        <w:rPr>
          <w:rFonts w:ascii="Times New Roman" w:eastAsia="LM Roman 9" w:hAnsi="Times New Roman" w:cs="Times New Roman"/>
          <w:sz w:val="24"/>
          <w:szCs w:val="24"/>
        </w:rPr>
        <w:t xml:space="preserve">(negligible difference) </w:t>
      </w:r>
      <w:r w:rsidRPr="00C2703D">
        <w:rPr>
          <w:rFonts w:ascii="Times New Roman" w:eastAsia="LM Roman 9" w:hAnsi="Times New Roman" w:cs="Times New Roman"/>
          <w:sz w:val="24"/>
          <w:szCs w:val="24"/>
        </w:rPr>
        <w:t>can be verified once more when analyzing the cumulative solute uptake</w:t>
      </w:r>
      <w:r w:rsidR="00D91531" w:rsidRPr="00C2703D">
        <w:rPr>
          <w:rFonts w:ascii="Times New Roman" w:eastAsia="LM Roman 9" w:hAnsi="Times New Roman" w:cs="Times New Roman"/>
          <w:sz w:val="24"/>
          <w:szCs w:val="24"/>
        </w:rPr>
        <w:t xml:space="preserve"> (Figure 10)</w:t>
      </w:r>
      <w:r w:rsidRPr="00C2703D">
        <w:rPr>
          <w:rFonts w:ascii="Times New Roman" w:eastAsia="LM Roman 9" w:hAnsi="Times New Roman" w:cs="Times New Roman"/>
          <w:sz w:val="24"/>
          <w:szCs w:val="24"/>
        </w:rPr>
        <w:t xml:space="preserve">. </w:t>
      </w:r>
    </w:p>
    <w:p w:rsidR="00516114" w:rsidRPr="00C2703D" w:rsidRDefault="00B55CED" w:rsidP="00C26B82">
      <w:pPr>
        <w:spacing w:after="0" w:line="240" w:lineRule="auto"/>
        <w:ind w:firstLine="450"/>
        <w:jc w:val="both"/>
        <w:rPr>
          <w:rFonts w:ascii="Times New Roman" w:eastAsia="LM Roman 9" w:hAnsi="Times New Roman" w:cs="Times New Roman"/>
          <w:color w:val="000000" w:themeColor="text1"/>
          <w:sz w:val="24"/>
          <w:szCs w:val="24"/>
        </w:rPr>
      </w:pPr>
      <w:r w:rsidRPr="00C2703D">
        <w:rPr>
          <w:rFonts w:ascii="Times New Roman" w:eastAsia="LM Roman 9" w:hAnsi="Times New Roman" w:cs="Times New Roman"/>
          <w:sz w:val="24"/>
          <w:szCs w:val="24"/>
        </w:rPr>
        <w:t xml:space="preserve">The conclusion can be either to choose LU as it </w:t>
      </w:r>
      <w:r w:rsidRPr="00C2703D">
        <w:rPr>
          <w:rFonts w:ascii="Times New Roman" w:eastAsia="LM Roman 9" w:hAnsi="Times New Roman" w:cs="Times New Roman"/>
          <w:color w:val="000000" w:themeColor="text1"/>
          <w:sz w:val="24"/>
          <w:szCs w:val="24"/>
        </w:rPr>
        <w:t>takes less time to run and has no stabilization problems, or to choose NLU except for the cases in which the stability problem is significantly high.</w:t>
      </w:r>
      <w:r w:rsidR="00181DE0" w:rsidRPr="00C2703D">
        <w:rPr>
          <w:rFonts w:ascii="Times New Roman" w:eastAsia="LM Roman 9" w:hAnsi="Times New Roman" w:cs="Times New Roman"/>
          <w:color w:val="000000" w:themeColor="text1"/>
          <w:sz w:val="24"/>
          <w:szCs w:val="24"/>
        </w:rPr>
        <w:t xml:space="preserve"> Note that this is the conclusion for those specific scenarios as the results can be significantly different for different soil and solute type</w:t>
      </w:r>
      <w:r w:rsidR="0083693C" w:rsidRPr="00C2703D">
        <w:rPr>
          <w:rFonts w:ascii="Times New Roman" w:eastAsia="LM Roman 9" w:hAnsi="Times New Roman" w:cs="Times New Roman"/>
          <w:color w:val="000000" w:themeColor="text1"/>
          <w:sz w:val="24"/>
          <w:szCs w:val="24"/>
        </w:rPr>
        <w:t>s</w:t>
      </w:r>
      <w:r w:rsidR="00181DE0" w:rsidRPr="00C2703D">
        <w:rPr>
          <w:rFonts w:ascii="Times New Roman" w:eastAsia="LM Roman 9" w:hAnsi="Times New Roman" w:cs="Times New Roman"/>
          <w:color w:val="000000" w:themeColor="text1"/>
          <w:sz w:val="24"/>
          <w:szCs w:val="24"/>
        </w:rPr>
        <w:t>.</w:t>
      </w:r>
    </w:p>
    <w:p w:rsidR="00C26B82" w:rsidRPr="00C2703D" w:rsidRDefault="00C26B82" w:rsidP="00C26B82">
      <w:pPr>
        <w:spacing w:after="0" w:line="240" w:lineRule="auto"/>
        <w:ind w:firstLine="450"/>
        <w:jc w:val="both"/>
        <w:rPr>
          <w:rFonts w:ascii="Times New Roman" w:eastAsia="LM Roman 9" w:hAnsi="Times New Roman" w:cs="Times New Roman"/>
          <w:sz w:val="24"/>
          <w:szCs w:val="24"/>
        </w:rPr>
      </w:pPr>
    </w:p>
    <w:p w:rsidR="00981E47" w:rsidRPr="0034756D" w:rsidRDefault="00981E47" w:rsidP="00981E47">
      <w:pPr>
        <w:spacing w:after="0" w:line="240" w:lineRule="auto"/>
        <w:jc w:val="both"/>
        <w:rPr>
          <w:rFonts w:ascii="Times New Roman" w:eastAsia="LM Roman 9" w:hAnsi="Times New Roman" w:cs="Times New Roman"/>
          <w:sz w:val="20"/>
        </w:rPr>
      </w:pPr>
      <w:r w:rsidRPr="0034756D">
        <w:rPr>
          <w:rFonts w:ascii="Times New Roman" w:eastAsia="LM Roman 9" w:hAnsi="Times New Roman" w:cs="Times New Roman"/>
          <w:noProof/>
          <w:sz w:val="20"/>
          <w:lang w:val="pt-BR" w:eastAsia="pt-BR"/>
        </w:rPr>
        <w:drawing>
          <wp:inline distT="0" distB="0" distL="0" distR="0">
            <wp:extent cx="2926080" cy="2194560"/>
            <wp:effectExtent l="0" t="0" r="762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xt4.png"/>
                    <pic:cNvPicPr/>
                  </pic:nvPicPr>
                  <pic:blipFill>
                    <a:blip r:embed="rId3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926080" cy="2194560"/>
                    </a:xfrm>
                    <a:prstGeom prst="rect">
                      <a:avLst/>
                    </a:prstGeom>
                  </pic:spPr>
                </pic:pic>
              </a:graphicData>
            </a:graphic>
          </wp:inline>
        </w:drawing>
      </w:r>
      <w:r w:rsidRPr="0034756D">
        <w:rPr>
          <w:rFonts w:ascii="Times New Roman" w:eastAsia="LM Roman 9" w:hAnsi="Times New Roman" w:cs="Times New Roman"/>
          <w:noProof/>
          <w:sz w:val="20"/>
          <w:lang w:val="pt-BR" w:eastAsia="pt-BR"/>
        </w:rPr>
        <w:drawing>
          <wp:inline distT="0" distB="0" distL="0" distR="0">
            <wp:extent cx="2926080" cy="2194560"/>
            <wp:effectExtent l="0" t="0" r="762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xt4_detail.png"/>
                    <pic:cNvPicPr/>
                  </pic:nvPicPr>
                  <pic:blipFill>
                    <a:blip r:embed="rId3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926080" cy="2194560"/>
                    </a:xfrm>
                    <a:prstGeom prst="rect">
                      <a:avLst/>
                    </a:prstGeom>
                  </pic:spPr>
                </pic:pic>
              </a:graphicData>
            </a:graphic>
          </wp:inline>
        </w:drawing>
      </w:r>
    </w:p>
    <w:p w:rsidR="006A2909" w:rsidRPr="0034756D" w:rsidRDefault="006A2909" w:rsidP="006A2909">
      <w:pPr>
        <w:spacing w:after="0" w:line="240" w:lineRule="auto"/>
        <w:jc w:val="center"/>
        <w:rPr>
          <w:rFonts w:ascii="Times New Roman" w:eastAsia="LM Roman 9" w:hAnsi="Times New Roman" w:cs="Times New Roman"/>
          <w:sz w:val="20"/>
        </w:rPr>
      </w:pPr>
      <w:r w:rsidRPr="0034756D">
        <w:rPr>
          <w:rFonts w:ascii="Times New Roman" w:eastAsia="LM Roman 9" w:hAnsi="Times New Roman" w:cs="Times New Roman"/>
          <w:sz w:val="20"/>
        </w:rPr>
        <w:t>[</w:t>
      </w:r>
      <w:proofErr w:type="gramStart"/>
      <w:r w:rsidRPr="0034756D">
        <w:rPr>
          <w:rFonts w:ascii="Times New Roman" w:eastAsia="LM Roman 9" w:hAnsi="Times New Roman" w:cs="Times New Roman"/>
          <w:sz w:val="20"/>
        </w:rPr>
        <w:t>a</w:t>
      </w:r>
      <w:proofErr w:type="gramEnd"/>
      <w:r w:rsidRPr="0034756D">
        <w:rPr>
          <w:rFonts w:ascii="Times New Roman" w:eastAsia="LM Roman 9" w:hAnsi="Times New Roman" w:cs="Times New Roman"/>
          <w:sz w:val="20"/>
        </w:rPr>
        <w:t>]                                                                                                           [b]</w:t>
      </w:r>
    </w:p>
    <w:p w:rsidR="00CE5D61" w:rsidRPr="0034756D" w:rsidRDefault="006A2909" w:rsidP="00CE5D61">
      <w:pPr>
        <w:spacing w:after="0" w:line="240" w:lineRule="auto"/>
        <w:jc w:val="both"/>
        <w:rPr>
          <w:rFonts w:ascii="Times New Roman" w:eastAsia="LM Roman 9" w:hAnsi="Times New Roman" w:cs="Times New Roman"/>
          <w:sz w:val="20"/>
        </w:rPr>
      </w:pPr>
      <w:proofErr w:type="gramStart"/>
      <w:r w:rsidRPr="0034756D">
        <w:rPr>
          <w:rFonts w:ascii="Times New Roman" w:eastAsia="LM Roman 9" w:hAnsi="Times New Roman" w:cs="Times New Roman"/>
          <w:sz w:val="20"/>
        </w:rPr>
        <w:t>Figure 2.</w:t>
      </w:r>
      <w:proofErr w:type="gramEnd"/>
      <w:r w:rsidRPr="0034756D">
        <w:rPr>
          <w:rFonts w:ascii="Times New Roman" w:eastAsia="LM Roman 9" w:hAnsi="Times New Roman" w:cs="Times New Roman"/>
          <w:sz w:val="20"/>
        </w:rPr>
        <w:t xml:space="preserve"> [a] comparison between linear (LU) and nonlinear (NLU) uptake models’ results of solute concentration in soil</w:t>
      </w:r>
      <w:r w:rsidR="001E25C8" w:rsidRPr="0034756D">
        <w:rPr>
          <w:rFonts w:ascii="Times New Roman" w:eastAsia="LM Roman 9" w:hAnsi="Times New Roman" w:cs="Times New Roman"/>
          <w:sz w:val="20"/>
        </w:rPr>
        <w:t xml:space="preserve"> water</w:t>
      </w:r>
      <w:r w:rsidRPr="0034756D">
        <w:rPr>
          <w:rFonts w:ascii="Times New Roman" w:eastAsia="LM Roman 9" w:hAnsi="Times New Roman" w:cs="Times New Roman"/>
          <w:sz w:val="20"/>
        </w:rPr>
        <w:t xml:space="preserve"> at root surface as a function of time for scenario</w:t>
      </w:r>
      <w:r w:rsidR="007359BA" w:rsidRPr="0034756D">
        <w:rPr>
          <w:rFonts w:ascii="Times New Roman" w:eastAsia="LM Roman 9" w:hAnsi="Times New Roman" w:cs="Times New Roman"/>
          <w:sz w:val="20"/>
        </w:rPr>
        <w:t xml:space="preserve"> </w:t>
      </w:r>
      <w:proofErr w:type="spellStart"/>
      <w:r w:rsidR="007359BA" w:rsidRPr="0034756D">
        <w:rPr>
          <w:rFonts w:ascii="Times New Roman" w:eastAsia="LM Roman 9" w:hAnsi="Times New Roman" w:cs="Times New Roman"/>
          <w:sz w:val="20"/>
        </w:rPr>
        <w:t>MrLcHt</w:t>
      </w:r>
      <w:proofErr w:type="spellEnd"/>
      <w:r w:rsidRPr="0034756D">
        <w:rPr>
          <w:rFonts w:ascii="Times New Roman" w:eastAsia="LM Roman 9" w:hAnsi="Times New Roman" w:cs="Times New Roman"/>
          <w:sz w:val="20"/>
        </w:rPr>
        <w:t>; [b] detailed result for low concentration values</w:t>
      </w:r>
    </w:p>
    <w:p w:rsidR="001F2F6D" w:rsidRPr="0034756D" w:rsidRDefault="001F2F6D" w:rsidP="00CE5D61">
      <w:pPr>
        <w:spacing w:after="0" w:line="240" w:lineRule="auto"/>
        <w:jc w:val="both"/>
        <w:rPr>
          <w:rFonts w:ascii="Times New Roman" w:hAnsi="Times New Roman" w:cs="Times New Roman"/>
          <w:sz w:val="20"/>
        </w:rPr>
      </w:pPr>
    </w:p>
    <w:p w:rsidR="00CE5D61" w:rsidRPr="0034756D" w:rsidRDefault="00E44971" w:rsidP="00CE5D61">
      <w:pPr>
        <w:spacing w:after="0" w:line="240" w:lineRule="auto"/>
        <w:jc w:val="both"/>
        <w:rPr>
          <w:rFonts w:ascii="Times New Roman" w:hAnsi="Times New Roman" w:cs="Times New Roman"/>
          <w:sz w:val="20"/>
        </w:rPr>
      </w:pPr>
      <w:r w:rsidRPr="0034756D">
        <w:rPr>
          <w:rFonts w:ascii="Times New Roman" w:hAnsi="Times New Roman" w:cs="Times New Roman"/>
          <w:noProof/>
          <w:sz w:val="20"/>
          <w:lang w:val="pt-BR" w:eastAsia="pt-BR"/>
        </w:rPr>
        <w:drawing>
          <wp:inline distT="0" distB="0" distL="0" distR="0">
            <wp:extent cx="2926080" cy="2194560"/>
            <wp:effectExtent l="0" t="0" r="762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xt1.png"/>
                    <pic:cNvPicPr/>
                  </pic:nvPicPr>
                  <pic:blipFill>
                    <a:blip r:embed="rId3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926080" cy="2194560"/>
                    </a:xfrm>
                    <a:prstGeom prst="rect">
                      <a:avLst/>
                    </a:prstGeom>
                  </pic:spPr>
                </pic:pic>
              </a:graphicData>
            </a:graphic>
          </wp:inline>
        </w:drawing>
      </w:r>
      <w:r w:rsidRPr="0034756D">
        <w:rPr>
          <w:rFonts w:ascii="Times New Roman" w:hAnsi="Times New Roman" w:cs="Times New Roman"/>
          <w:noProof/>
          <w:sz w:val="20"/>
          <w:lang w:val="pt-BR" w:eastAsia="pt-BR"/>
        </w:rPr>
        <w:drawing>
          <wp:inline distT="0" distB="0" distL="0" distR="0">
            <wp:extent cx="2926080" cy="2194560"/>
            <wp:effectExtent l="0" t="0" r="762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xt4.png"/>
                    <pic:cNvPicPr/>
                  </pic:nvPicPr>
                  <pic:blipFill>
                    <a:blip r:embed="rId4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926080" cy="2194560"/>
                    </a:xfrm>
                    <a:prstGeom prst="rect">
                      <a:avLst/>
                    </a:prstGeom>
                  </pic:spPr>
                </pic:pic>
              </a:graphicData>
            </a:graphic>
          </wp:inline>
        </w:drawing>
      </w:r>
    </w:p>
    <w:p w:rsidR="00E95F01" w:rsidRPr="0034756D" w:rsidRDefault="00E95F01" w:rsidP="00E95F01">
      <w:pPr>
        <w:spacing w:after="0" w:line="240" w:lineRule="auto"/>
        <w:jc w:val="center"/>
        <w:rPr>
          <w:rFonts w:ascii="Times New Roman" w:eastAsia="LM Roman 9" w:hAnsi="Times New Roman" w:cs="Times New Roman"/>
          <w:sz w:val="20"/>
        </w:rPr>
      </w:pPr>
      <w:r w:rsidRPr="0034756D">
        <w:rPr>
          <w:rFonts w:ascii="Times New Roman" w:eastAsia="LM Roman 9" w:hAnsi="Times New Roman" w:cs="Times New Roman"/>
          <w:sz w:val="20"/>
        </w:rPr>
        <w:t>[</w:t>
      </w:r>
      <w:proofErr w:type="gramStart"/>
      <w:r w:rsidRPr="0034756D">
        <w:rPr>
          <w:rFonts w:ascii="Times New Roman" w:eastAsia="LM Roman 9" w:hAnsi="Times New Roman" w:cs="Times New Roman"/>
          <w:sz w:val="20"/>
        </w:rPr>
        <w:t>a</w:t>
      </w:r>
      <w:proofErr w:type="gramEnd"/>
      <w:r w:rsidRPr="0034756D">
        <w:rPr>
          <w:rFonts w:ascii="Times New Roman" w:eastAsia="LM Roman 9" w:hAnsi="Times New Roman" w:cs="Times New Roman"/>
          <w:sz w:val="20"/>
        </w:rPr>
        <w:t>]                                                                                                           [b]</w:t>
      </w:r>
    </w:p>
    <w:p w:rsidR="00E95F01" w:rsidRPr="0034756D" w:rsidRDefault="00E95F01" w:rsidP="00E95F01">
      <w:pPr>
        <w:spacing w:after="0" w:line="240" w:lineRule="auto"/>
        <w:jc w:val="both"/>
        <w:rPr>
          <w:rFonts w:ascii="Times New Roman" w:eastAsia="LM Roman 9" w:hAnsi="Times New Roman" w:cs="Times New Roman"/>
          <w:sz w:val="20"/>
        </w:rPr>
      </w:pPr>
      <w:proofErr w:type="gramStart"/>
      <w:r w:rsidRPr="0034756D">
        <w:rPr>
          <w:rFonts w:ascii="Times New Roman" w:eastAsia="LM Roman 9" w:hAnsi="Times New Roman" w:cs="Times New Roman"/>
          <w:sz w:val="20"/>
        </w:rPr>
        <w:t>Figure 3.</w:t>
      </w:r>
      <w:proofErr w:type="gramEnd"/>
      <w:r w:rsidRPr="0034756D">
        <w:rPr>
          <w:rFonts w:ascii="Times New Roman" w:eastAsia="LM Roman 9" w:hAnsi="Times New Roman" w:cs="Times New Roman"/>
          <w:sz w:val="20"/>
        </w:rPr>
        <w:t xml:space="preserve"> Comparison between linear (LU, continuous line) and nonlinear (NLU, dashed lines) uptake models’ results of pressure (</w:t>
      </w:r>
      <w:r w:rsidRPr="0034756D">
        <w:rPr>
          <w:rFonts w:ascii="Times New Roman" w:eastAsia="LM Roman 9" w:hAnsi="Times New Roman" w:cs="Times New Roman"/>
          <w:i/>
          <w:sz w:val="20"/>
        </w:rPr>
        <w:t>h</w:t>
      </w:r>
      <w:r w:rsidRPr="0034756D">
        <w:rPr>
          <w:rFonts w:ascii="Times New Roman" w:eastAsia="LM Roman 9" w:hAnsi="Times New Roman" w:cs="Times New Roman"/>
          <w:sz w:val="20"/>
        </w:rPr>
        <w:t>), osmotic (</w:t>
      </w:r>
      <w:r w:rsidRPr="0034756D">
        <w:rPr>
          <w:rFonts w:ascii="Times New Roman" w:eastAsia="LM Roman 9" w:hAnsi="Times New Roman" w:cs="Times New Roman"/>
          <w:i/>
          <w:sz w:val="20"/>
        </w:rPr>
        <w:t>h</w:t>
      </w:r>
      <w:r w:rsidRPr="0034756D">
        <w:rPr>
          <w:rFonts w:ascii="Times New Roman" w:eastAsia="LM Roman 9" w:hAnsi="Times New Roman" w:cs="Times New Roman"/>
          <w:i/>
          <w:sz w:val="20"/>
          <w:vertAlign w:val="subscript"/>
        </w:rPr>
        <w:t>π</w:t>
      </w:r>
      <w:r w:rsidRPr="0034756D">
        <w:rPr>
          <w:rFonts w:ascii="Times New Roman" w:eastAsia="LM Roman 9" w:hAnsi="Times New Roman" w:cs="Times New Roman"/>
          <w:sz w:val="20"/>
        </w:rPr>
        <w:t>) and total (</w:t>
      </w:r>
      <w:r w:rsidRPr="0034756D">
        <w:rPr>
          <w:rFonts w:ascii="Times New Roman" w:eastAsia="LM Roman 9" w:hAnsi="Times New Roman" w:cs="Times New Roman"/>
          <w:i/>
          <w:sz w:val="20"/>
        </w:rPr>
        <w:t>H</w:t>
      </w:r>
      <w:r w:rsidRPr="0034756D">
        <w:rPr>
          <w:rFonts w:ascii="Times New Roman" w:eastAsia="LM Roman 9" w:hAnsi="Times New Roman" w:cs="Times New Roman"/>
          <w:sz w:val="20"/>
        </w:rPr>
        <w:t>) heads at root surface and relative transpiration (</w:t>
      </w:r>
      <w:proofErr w:type="spellStart"/>
      <w:r w:rsidRPr="0034756D">
        <w:rPr>
          <w:rFonts w:ascii="Times New Roman" w:eastAsia="LM Roman 9" w:hAnsi="Times New Roman" w:cs="Times New Roman"/>
          <w:i/>
          <w:sz w:val="20"/>
        </w:rPr>
        <w:t>T</w:t>
      </w:r>
      <w:r w:rsidRPr="0034756D">
        <w:rPr>
          <w:rFonts w:ascii="Times New Roman" w:eastAsia="LM Roman 9" w:hAnsi="Times New Roman" w:cs="Times New Roman"/>
          <w:i/>
          <w:sz w:val="20"/>
          <w:vertAlign w:val="subscript"/>
        </w:rPr>
        <w:t>r</w:t>
      </w:r>
      <w:proofErr w:type="spellEnd"/>
      <w:r w:rsidRPr="0034756D">
        <w:rPr>
          <w:rFonts w:ascii="Times New Roman" w:eastAsia="LM Roman 9" w:hAnsi="Times New Roman" w:cs="Times New Roman"/>
          <w:sz w:val="20"/>
        </w:rPr>
        <w:t xml:space="preserve">) as a function of time for scenarios [a] </w:t>
      </w:r>
      <w:proofErr w:type="spellStart"/>
      <w:r w:rsidR="000C3874" w:rsidRPr="0034756D">
        <w:rPr>
          <w:rFonts w:ascii="Times New Roman" w:eastAsia="LM Roman 9" w:hAnsi="Times New Roman" w:cs="Times New Roman"/>
          <w:sz w:val="20"/>
        </w:rPr>
        <w:t>MrHcHt</w:t>
      </w:r>
      <w:proofErr w:type="spellEnd"/>
      <w:r w:rsidRPr="0034756D">
        <w:rPr>
          <w:rFonts w:ascii="Times New Roman" w:eastAsia="LM Roman 9" w:hAnsi="Times New Roman" w:cs="Times New Roman"/>
          <w:sz w:val="20"/>
        </w:rPr>
        <w:t xml:space="preserve"> and [b] </w:t>
      </w:r>
      <w:proofErr w:type="spellStart"/>
      <w:r w:rsidR="000C3874" w:rsidRPr="0034756D">
        <w:rPr>
          <w:rFonts w:ascii="Times New Roman" w:eastAsia="LM Roman 9" w:hAnsi="Times New Roman" w:cs="Times New Roman"/>
          <w:sz w:val="20"/>
        </w:rPr>
        <w:t>MrLcHt</w:t>
      </w:r>
      <w:proofErr w:type="spellEnd"/>
    </w:p>
    <w:p w:rsidR="00981E47" w:rsidRPr="0034756D" w:rsidRDefault="00981E47" w:rsidP="00CE5D61">
      <w:pPr>
        <w:spacing w:after="0" w:line="240" w:lineRule="auto"/>
        <w:jc w:val="both"/>
        <w:rPr>
          <w:rFonts w:ascii="Times New Roman" w:eastAsia="LM Roman 9" w:hAnsi="Times New Roman" w:cs="Times New Roman"/>
          <w:sz w:val="20"/>
        </w:rPr>
      </w:pPr>
    </w:p>
    <w:p w:rsidR="00981E47" w:rsidRPr="0034756D" w:rsidRDefault="00981E47" w:rsidP="00CE5D61">
      <w:pPr>
        <w:spacing w:after="0" w:line="240" w:lineRule="auto"/>
        <w:jc w:val="both"/>
        <w:rPr>
          <w:rFonts w:ascii="Times New Roman" w:eastAsia="LM Roman 9" w:hAnsi="Times New Roman" w:cs="Times New Roman"/>
          <w:sz w:val="20"/>
        </w:rPr>
      </w:pPr>
    </w:p>
    <w:p w:rsidR="006D1F56" w:rsidRPr="0034756D" w:rsidRDefault="006D1F56" w:rsidP="00CE5D61">
      <w:pPr>
        <w:spacing w:after="0" w:line="240" w:lineRule="auto"/>
        <w:jc w:val="both"/>
        <w:rPr>
          <w:rFonts w:ascii="Times New Roman" w:hAnsi="Times New Roman" w:cs="Times New Roman"/>
          <w:sz w:val="20"/>
        </w:rPr>
      </w:pPr>
      <w:r w:rsidRPr="0034756D">
        <w:rPr>
          <w:rFonts w:ascii="Times New Roman" w:hAnsi="Times New Roman" w:cs="Times New Roman"/>
          <w:noProof/>
          <w:sz w:val="20"/>
          <w:lang w:val="pt-BR" w:eastAsia="pt-BR"/>
        </w:rPr>
        <w:lastRenderedPageBreak/>
        <w:drawing>
          <wp:inline distT="0" distB="0" distL="0" distR="0">
            <wp:extent cx="2926080" cy="2194560"/>
            <wp:effectExtent l="0" t="0" r="762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xr1.png"/>
                    <pic:cNvPicPr/>
                  </pic:nvPicPr>
                  <pic:blipFill>
                    <a:blip r:embed="rId4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926080" cy="2194560"/>
                    </a:xfrm>
                    <a:prstGeom prst="rect">
                      <a:avLst/>
                    </a:prstGeom>
                  </pic:spPr>
                </pic:pic>
              </a:graphicData>
            </a:graphic>
          </wp:inline>
        </w:drawing>
      </w:r>
      <w:r w:rsidRPr="0034756D">
        <w:rPr>
          <w:rFonts w:ascii="Times New Roman" w:hAnsi="Times New Roman" w:cs="Times New Roman"/>
          <w:noProof/>
          <w:sz w:val="20"/>
          <w:lang w:val="pt-BR" w:eastAsia="pt-BR"/>
        </w:rPr>
        <w:drawing>
          <wp:inline distT="0" distB="0" distL="0" distR="0">
            <wp:extent cx="2926080" cy="2194560"/>
            <wp:effectExtent l="0" t="0" r="7620"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xr4.png"/>
                    <pic:cNvPicPr/>
                  </pic:nvPicPr>
                  <pic:blipFill>
                    <a:blip r:embed="rId4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926080" cy="2194560"/>
                    </a:xfrm>
                    <a:prstGeom prst="rect">
                      <a:avLst/>
                    </a:prstGeom>
                  </pic:spPr>
                </pic:pic>
              </a:graphicData>
            </a:graphic>
          </wp:inline>
        </w:drawing>
      </w:r>
    </w:p>
    <w:p w:rsidR="001F2F6D" w:rsidRPr="0034756D" w:rsidRDefault="001F2F6D" w:rsidP="001F2F6D">
      <w:pPr>
        <w:spacing w:after="0" w:line="240" w:lineRule="auto"/>
        <w:jc w:val="center"/>
        <w:rPr>
          <w:rFonts w:ascii="Times New Roman" w:eastAsia="LM Roman 9" w:hAnsi="Times New Roman" w:cs="Times New Roman"/>
          <w:sz w:val="20"/>
        </w:rPr>
      </w:pPr>
      <w:r w:rsidRPr="0034756D">
        <w:rPr>
          <w:rFonts w:ascii="Times New Roman" w:eastAsia="LM Roman 9" w:hAnsi="Times New Roman" w:cs="Times New Roman"/>
          <w:sz w:val="20"/>
        </w:rPr>
        <w:t>[</w:t>
      </w:r>
      <w:proofErr w:type="gramStart"/>
      <w:r w:rsidRPr="0034756D">
        <w:rPr>
          <w:rFonts w:ascii="Times New Roman" w:eastAsia="LM Roman 9" w:hAnsi="Times New Roman" w:cs="Times New Roman"/>
          <w:sz w:val="20"/>
        </w:rPr>
        <w:t>a</w:t>
      </w:r>
      <w:proofErr w:type="gramEnd"/>
      <w:r w:rsidRPr="0034756D">
        <w:rPr>
          <w:rFonts w:ascii="Times New Roman" w:eastAsia="LM Roman 9" w:hAnsi="Times New Roman" w:cs="Times New Roman"/>
          <w:sz w:val="20"/>
        </w:rPr>
        <w:t>]                                                                                [b]</w:t>
      </w:r>
    </w:p>
    <w:p w:rsidR="001F2F6D" w:rsidRPr="0034756D" w:rsidRDefault="001F2F6D" w:rsidP="001F2F6D">
      <w:pPr>
        <w:spacing w:after="0" w:line="240" w:lineRule="auto"/>
        <w:jc w:val="both"/>
        <w:rPr>
          <w:rFonts w:ascii="Times New Roman" w:eastAsia="LM Roman 9" w:hAnsi="Times New Roman" w:cs="Times New Roman"/>
          <w:sz w:val="20"/>
        </w:rPr>
      </w:pPr>
      <w:proofErr w:type="gramStart"/>
      <w:r w:rsidRPr="0034756D">
        <w:rPr>
          <w:rFonts w:ascii="Times New Roman" w:eastAsia="LM Roman 9" w:hAnsi="Times New Roman" w:cs="Times New Roman"/>
          <w:sz w:val="20"/>
        </w:rPr>
        <w:t>Figure 4.</w:t>
      </w:r>
      <w:proofErr w:type="gramEnd"/>
      <w:r w:rsidRPr="0034756D">
        <w:rPr>
          <w:rFonts w:ascii="Times New Roman" w:eastAsia="LM Roman 9" w:hAnsi="Times New Roman" w:cs="Times New Roman"/>
          <w:sz w:val="20"/>
        </w:rPr>
        <w:t xml:space="preserve"> Comparison between linear (LU, continuous line) and nonlinear (NLU, dashed lines) uptake models’ results</w:t>
      </w:r>
      <w:r w:rsidR="001E25C8" w:rsidRPr="0034756D">
        <w:rPr>
          <w:rFonts w:ascii="Times New Roman" w:eastAsia="LM Roman 9" w:hAnsi="Times New Roman" w:cs="Times New Roman"/>
          <w:sz w:val="20"/>
        </w:rPr>
        <w:t xml:space="preserve"> of solute concentration in</w:t>
      </w:r>
      <w:r w:rsidRPr="0034756D">
        <w:rPr>
          <w:rFonts w:ascii="Times New Roman" w:eastAsia="LM Roman 9" w:hAnsi="Times New Roman" w:cs="Times New Roman"/>
          <w:sz w:val="20"/>
        </w:rPr>
        <w:t xml:space="preserve"> soil</w:t>
      </w:r>
      <w:r w:rsidR="001E25C8" w:rsidRPr="0034756D">
        <w:rPr>
          <w:rFonts w:ascii="Times New Roman" w:eastAsia="LM Roman 9" w:hAnsi="Times New Roman" w:cs="Times New Roman"/>
          <w:sz w:val="20"/>
        </w:rPr>
        <w:t xml:space="preserve"> water</w:t>
      </w:r>
      <w:r w:rsidRPr="0034756D">
        <w:rPr>
          <w:rFonts w:ascii="Times New Roman" w:eastAsia="LM Roman 9" w:hAnsi="Times New Roman" w:cs="Times New Roman"/>
          <w:sz w:val="20"/>
        </w:rPr>
        <w:t xml:space="preserve"> as a function of the distance from axial center for scenarios </w:t>
      </w:r>
      <w:r w:rsidR="000C3874" w:rsidRPr="0034756D">
        <w:rPr>
          <w:rFonts w:ascii="Times New Roman" w:eastAsia="LM Roman 9" w:hAnsi="Times New Roman" w:cs="Times New Roman"/>
          <w:sz w:val="20"/>
        </w:rPr>
        <w:t xml:space="preserve">[a] </w:t>
      </w:r>
      <w:proofErr w:type="spellStart"/>
      <w:r w:rsidR="000C3874" w:rsidRPr="0034756D">
        <w:rPr>
          <w:rFonts w:ascii="Times New Roman" w:eastAsia="LM Roman 9" w:hAnsi="Times New Roman" w:cs="Times New Roman"/>
          <w:sz w:val="20"/>
        </w:rPr>
        <w:t>MrHcHt</w:t>
      </w:r>
      <w:proofErr w:type="spellEnd"/>
      <w:r w:rsidR="000C3874" w:rsidRPr="0034756D">
        <w:rPr>
          <w:rFonts w:ascii="Times New Roman" w:eastAsia="LM Roman 9" w:hAnsi="Times New Roman" w:cs="Times New Roman"/>
          <w:sz w:val="20"/>
        </w:rPr>
        <w:t xml:space="preserve"> and [b] </w:t>
      </w:r>
      <w:proofErr w:type="spellStart"/>
      <w:r w:rsidR="000C3874" w:rsidRPr="0034756D">
        <w:rPr>
          <w:rFonts w:ascii="Times New Roman" w:eastAsia="LM Roman 9" w:hAnsi="Times New Roman" w:cs="Times New Roman"/>
          <w:sz w:val="20"/>
        </w:rPr>
        <w:t>MrLcHt</w:t>
      </w:r>
      <w:proofErr w:type="spellEnd"/>
    </w:p>
    <w:p w:rsidR="001F2F6D" w:rsidRPr="0034756D" w:rsidRDefault="001F2F6D" w:rsidP="00CE5D61">
      <w:pPr>
        <w:spacing w:after="0" w:line="240" w:lineRule="auto"/>
        <w:jc w:val="both"/>
        <w:rPr>
          <w:rFonts w:ascii="Times New Roman" w:hAnsi="Times New Roman" w:cs="Times New Roman"/>
          <w:sz w:val="20"/>
        </w:rPr>
      </w:pPr>
    </w:p>
    <w:p w:rsidR="005A6967" w:rsidRPr="0034756D" w:rsidRDefault="005A6967" w:rsidP="00CE5D61">
      <w:pPr>
        <w:spacing w:after="0" w:line="240" w:lineRule="auto"/>
        <w:jc w:val="both"/>
        <w:rPr>
          <w:rFonts w:ascii="Times New Roman" w:hAnsi="Times New Roman" w:cs="Times New Roman"/>
          <w:sz w:val="20"/>
        </w:rPr>
      </w:pPr>
      <w:r w:rsidRPr="0034756D">
        <w:rPr>
          <w:rFonts w:ascii="Times New Roman" w:hAnsi="Times New Roman" w:cs="Times New Roman"/>
          <w:noProof/>
          <w:sz w:val="20"/>
          <w:lang w:val="pt-BR" w:eastAsia="pt-BR"/>
        </w:rPr>
        <w:drawing>
          <wp:inline distT="0" distB="0" distL="0" distR="0">
            <wp:extent cx="2926080" cy="2194560"/>
            <wp:effectExtent l="0" t="0" r="7620"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xr_times.png"/>
                    <pic:cNvPicPr/>
                  </pic:nvPicPr>
                  <pic:blipFill>
                    <a:blip r:embed="rId4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926080" cy="2194560"/>
                    </a:xfrm>
                    <a:prstGeom prst="rect">
                      <a:avLst/>
                    </a:prstGeom>
                  </pic:spPr>
                </pic:pic>
              </a:graphicData>
            </a:graphic>
          </wp:inline>
        </w:drawing>
      </w:r>
      <w:r w:rsidRPr="0034756D">
        <w:rPr>
          <w:rFonts w:ascii="Times New Roman" w:hAnsi="Times New Roman" w:cs="Times New Roman"/>
          <w:noProof/>
          <w:sz w:val="20"/>
          <w:lang w:val="pt-BR" w:eastAsia="pt-BR"/>
        </w:rPr>
        <w:drawing>
          <wp:inline distT="0" distB="0" distL="0" distR="0">
            <wp:extent cx="2926080" cy="2194560"/>
            <wp:effectExtent l="0" t="0" r="7620"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sxr_times.png"/>
                    <pic:cNvPicPr/>
                  </pic:nvPicPr>
                  <pic:blipFill>
                    <a:blip r:embed="rId4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926080" cy="2194560"/>
                    </a:xfrm>
                    <a:prstGeom prst="rect">
                      <a:avLst/>
                    </a:prstGeom>
                  </pic:spPr>
                </pic:pic>
              </a:graphicData>
            </a:graphic>
          </wp:inline>
        </w:drawing>
      </w:r>
    </w:p>
    <w:p w:rsidR="002B73E8" w:rsidRPr="0034756D" w:rsidRDefault="002B73E8" w:rsidP="002B73E8">
      <w:pPr>
        <w:spacing w:after="0" w:line="240" w:lineRule="auto"/>
        <w:jc w:val="center"/>
        <w:rPr>
          <w:rFonts w:ascii="Times New Roman" w:eastAsia="LM Roman 9" w:hAnsi="Times New Roman" w:cs="Times New Roman"/>
          <w:sz w:val="20"/>
        </w:rPr>
      </w:pPr>
      <w:r w:rsidRPr="0034756D">
        <w:rPr>
          <w:rFonts w:ascii="Times New Roman" w:eastAsia="LM Roman 9" w:hAnsi="Times New Roman" w:cs="Times New Roman"/>
          <w:sz w:val="20"/>
        </w:rPr>
        <w:t>[</w:t>
      </w:r>
      <w:proofErr w:type="gramStart"/>
      <w:r w:rsidRPr="0034756D">
        <w:rPr>
          <w:rFonts w:ascii="Times New Roman" w:eastAsia="LM Roman 9" w:hAnsi="Times New Roman" w:cs="Times New Roman"/>
          <w:sz w:val="20"/>
        </w:rPr>
        <w:t>a</w:t>
      </w:r>
      <w:proofErr w:type="gramEnd"/>
      <w:r w:rsidRPr="0034756D">
        <w:rPr>
          <w:rFonts w:ascii="Times New Roman" w:eastAsia="LM Roman 9" w:hAnsi="Times New Roman" w:cs="Times New Roman"/>
          <w:sz w:val="20"/>
        </w:rPr>
        <w:t>]                                                                                [b]</w:t>
      </w:r>
    </w:p>
    <w:p w:rsidR="00D8225C" w:rsidRPr="0034756D" w:rsidRDefault="00D8225C" w:rsidP="00D8225C">
      <w:pPr>
        <w:spacing w:after="0" w:line="240" w:lineRule="auto"/>
        <w:jc w:val="both"/>
        <w:rPr>
          <w:rFonts w:ascii="Times New Roman" w:hAnsi="Times New Roman" w:cs="Times New Roman"/>
          <w:sz w:val="20"/>
        </w:rPr>
      </w:pPr>
      <w:proofErr w:type="gramStart"/>
      <w:r w:rsidRPr="0034756D">
        <w:rPr>
          <w:rFonts w:ascii="Times New Roman" w:eastAsia="LM Roman 9" w:hAnsi="Times New Roman" w:cs="Times New Roman"/>
          <w:sz w:val="20"/>
        </w:rPr>
        <w:t>Figure 5.</w:t>
      </w:r>
      <w:proofErr w:type="gramEnd"/>
      <w:r w:rsidRPr="0034756D">
        <w:rPr>
          <w:rFonts w:ascii="Times New Roman" w:eastAsia="LM Roman 9" w:hAnsi="Times New Roman" w:cs="Times New Roman"/>
          <w:sz w:val="20"/>
        </w:rPr>
        <w:t xml:space="preserve"> Comparison between linear (LU, continuous line) and nonlinear (NLU, dashed lines) uptake models’ results of [a] water and [b] solute </w:t>
      </w:r>
      <w:r w:rsidR="007769D6" w:rsidRPr="0034756D">
        <w:rPr>
          <w:rFonts w:ascii="Times New Roman" w:eastAsia="LM Roman 9" w:hAnsi="Times New Roman" w:cs="Times New Roman"/>
          <w:sz w:val="20"/>
        </w:rPr>
        <w:t>flux densities</w:t>
      </w:r>
      <w:r w:rsidRPr="0034756D">
        <w:rPr>
          <w:rFonts w:ascii="Times New Roman" w:eastAsia="LM Roman 9" w:hAnsi="Times New Roman" w:cs="Times New Roman"/>
          <w:sz w:val="20"/>
        </w:rPr>
        <w:t xml:space="preserve"> as a function of the distance from axial center for scenario</w:t>
      </w:r>
      <w:r w:rsidR="000C3874" w:rsidRPr="0034756D">
        <w:rPr>
          <w:rFonts w:ascii="Times New Roman" w:eastAsia="LM Roman 9" w:hAnsi="Times New Roman" w:cs="Times New Roman"/>
          <w:sz w:val="20"/>
        </w:rPr>
        <w:t xml:space="preserve"> </w:t>
      </w:r>
      <w:proofErr w:type="spellStart"/>
      <w:r w:rsidR="000C3874" w:rsidRPr="0034756D">
        <w:rPr>
          <w:rFonts w:ascii="Times New Roman" w:eastAsia="LM Roman 9" w:hAnsi="Times New Roman" w:cs="Times New Roman"/>
          <w:sz w:val="20"/>
        </w:rPr>
        <w:t>MrHcHt</w:t>
      </w:r>
      <w:proofErr w:type="spellEnd"/>
    </w:p>
    <w:p w:rsidR="005A6967" w:rsidRPr="0034756D" w:rsidRDefault="005A6967" w:rsidP="00CE5D61">
      <w:pPr>
        <w:spacing w:after="0" w:line="240" w:lineRule="auto"/>
        <w:jc w:val="both"/>
        <w:rPr>
          <w:rFonts w:ascii="Times New Roman" w:hAnsi="Times New Roman" w:cs="Times New Roman"/>
          <w:sz w:val="20"/>
        </w:rPr>
      </w:pPr>
    </w:p>
    <w:p w:rsidR="008420C7" w:rsidRPr="0034756D" w:rsidRDefault="008420C7" w:rsidP="008420C7">
      <w:pPr>
        <w:spacing w:after="0" w:line="240" w:lineRule="auto"/>
        <w:jc w:val="center"/>
        <w:rPr>
          <w:rFonts w:ascii="Times New Roman" w:hAnsi="Times New Roman" w:cs="Times New Roman"/>
          <w:sz w:val="20"/>
        </w:rPr>
      </w:pPr>
      <w:r w:rsidRPr="0034756D">
        <w:rPr>
          <w:rFonts w:ascii="Times New Roman" w:hAnsi="Times New Roman" w:cs="Times New Roman"/>
          <w:noProof/>
          <w:sz w:val="20"/>
          <w:lang w:val="pt-BR" w:eastAsia="pt-BR"/>
        </w:rPr>
        <w:drawing>
          <wp:inline distT="0" distB="0" distL="0" distR="0">
            <wp:extent cx="2926080" cy="2194560"/>
            <wp:effectExtent l="0" t="0" r="7620" b="0"/>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taxr_times.png"/>
                    <pic:cNvPicPr/>
                  </pic:nvPicPr>
                  <pic:blipFill>
                    <a:blip r:embed="rId4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926080" cy="2194560"/>
                    </a:xfrm>
                    <a:prstGeom prst="rect">
                      <a:avLst/>
                    </a:prstGeom>
                  </pic:spPr>
                </pic:pic>
              </a:graphicData>
            </a:graphic>
          </wp:inline>
        </w:drawing>
      </w:r>
    </w:p>
    <w:p w:rsidR="00324C42" w:rsidRPr="0034756D" w:rsidRDefault="00324C42" w:rsidP="00324C42">
      <w:pPr>
        <w:spacing w:after="0" w:line="240" w:lineRule="auto"/>
        <w:jc w:val="both"/>
        <w:rPr>
          <w:rFonts w:ascii="Times New Roman" w:hAnsi="Times New Roman" w:cs="Times New Roman"/>
          <w:sz w:val="20"/>
        </w:rPr>
      </w:pPr>
      <w:proofErr w:type="gramStart"/>
      <w:r w:rsidRPr="0034756D">
        <w:rPr>
          <w:rFonts w:ascii="Times New Roman" w:eastAsia="LM Roman 9" w:hAnsi="Times New Roman" w:cs="Times New Roman"/>
          <w:sz w:val="20"/>
        </w:rPr>
        <w:t>Figure 6.</w:t>
      </w:r>
      <w:proofErr w:type="gramEnd"/>
      <w:r w:rsidRPr="0034756D">
        <w:rPr>
          <w:rFonts w:ascii="Times New Roman" w:eastAsia="LM Roman 9" w:hAnsi="Times New Roman" w:cs="Times New Roman"/>
          <w:sz w:val="20"/>
        </w:rPr>
        <w:t xml:space="preserve"> Comparison between linear (LU, continuous line) and nonlinear (NLU, dashed lines) uptake models’ results of water content as a function of the distance from axial center for scenario </w:t>
      </w:r>
      <w:proofErr w:type="spellStart"/>
      <w:r w:rsidR="00CA7954" w:rsidRPr="0034756D">
        <w:rPr>
          <w:rFonts w:ascii="Times New Roman" w:eastAsia="LM Roman 9" w:hAnsi="Times New Roman" w:cs="Times New Roman"/>
          <w:sz w:val="20"/>
        </w:rPr>
        <w:t>MrHcHt</w:t>
      </w:r>
      <w:proofErr w:type="spellEnd"/>
    </w:p>
    <w:p w:rsidR="008420C7" w:rsidRPr="0034756D" w:rsidRDefault="008420C7" w:rsidP="00CE5D61">
      <w:pPr>
        <w:spacing w:after="0" w:line="240" w:lineRule="auto"/>
        <w:jc w:val="both"/>
        <w:rPr>
          <w:rFonts w:ascii="Times New Roman" w:hAnsi="Times New Roman" w:cs="Times New Roman"/>
          <w:sz w:val="20"/>
        </w:rPr>
      </w:pPr>
    </w:p>
    <w:p w:rsidR="008420C7" w:rsidRPr="0034756D" w:rsidRDefault="008420C7" w:rsidP="00CE5D61">
      <w:pPr>
        <w:spacing w:after="0" w:line="240" w:lineRule="auto"/>
        <w:jc w:val="both"/>
        <w:rPr>
          <w:rFonts w:ascii="Times New Roman" w:hAnsi="Times New Roman" w:cs="Times New Roman"/>
          <w:sz w:val="20"/>
        </w:rPr>
      </w:pPr>
      <w:r w:rsidRPr="0034756D">
        <w:rPr>
          <w:rFonts w:ascii="Times New Roman" w:hAnsi="Times New Roman" w:cs="Times New Roman"/>
          <w:noProof/>
          <w:sz w:val="20"/>
          <w:lang w:val="pt-BR" w:eastAsia="pt-BR"/>
        </w:rPr>
        <w:drawing>
          <wp:inline distT="0" distB="0" distL="0" distR="0">
            <wp:extent cx="2926080" cy="2194560"/>
            <wp:effectExtent l="0" t="0" r="7620" b="0"/>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xh.png"/>
                    <pic:cNvPicPr/>
                  </pic:nvPicPr>
                  <pic:blipFill>
                    <a:blip r:embed="rId4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926080" cy="2194560"/>
                    </a:xfrm>
                    <a:prstGeom prst="rect">
                      <a:avLst/>
                    </a:prstGeom>
                  </pic:spPr>
                </pic:pic>
              </a:graphicData>
            </a:graphic>
          </wp:inline>
        </w:drawing>
      </w:r>
      <w:r w:rsidRPr="0034756D">
        <w:rPr>
          <w:rFonts w:ascii="Times New Roman" w:hAnsi="Times New Roman" w:cs="Times New Roman"/>
          <w:noProof/>
          <w:sz w:val="20"/>
          <w:lang w:val="pt-BR" w:eastAsia="pt-BR"/>
        </w:rPr>
        <w:drawing>
          <wp:inline distT="0" distB="0" distL="0" distR="0">
            <wp:extent cx="2926080" cy="2194560"/>
            <wp:effectExtent l="0" t="0" r="7620" b="0"/>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xh_detail.png"/>
                    <pic:cNvPicPr/>
                  </pic:nvPicPr>
                  <pic:blipFill>
                    <a:blip r:embed="rId4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926080" cy="2194560"/>
                    </a:xfrm>
                    <a:prstGeom prst="rect">
                      <a:avLst/>
                    </a:prstGeom>
                  </pic:spPr>
                </pic:pic>
              </a:graphicData>
            </a:graphic>
          </wp:inline>
        </w:drawing>
      </w:r>
    </w:p>
    <w:p w:rsidR="002B73E8" w:rsidRPr="0034756D" w:rsidRDefault="002B73E8" w:rsidP="002B73E8">
      <w:pPr>
        <w:spacing w:after="0" w:line="240" w:lineRule="auto"/>
        <w:jc w:val="center"/>
        <w:rPr>
          <w:rFonts w:ascii="Times New Roman" w:eastAsia="LM Roman 9" w:hAnsi="Times New Roman" w:cs="Times New Roman"/>
          <w:sz w:val="20"/>
        </w:rPr>
      </w:pPr>
      <w:r w:rsidRPr="0034756D">
        <w:rPr>
          <w:rFonts w:ascii="Times New Roman" w:eastAsia="LM Roman 9" w:hAnsi="Times New Roman" w:cs="Times New Roman"/>
          <w:sz w:val="20"/>
        </w:rPr>
        <w:t>[</w:t>
      </w:r>
      <w:proofErr w:type="gramStart"/>
      <w:r w:rsidRPr="0034756D">
        <w:rPr>
          <w:rFonts w:ascii="Times New Roman" w:eastAsia="LM Roman 9" w:hAnsi="Times New Roman" w:cs="Times New Roman"/>
          <w:sz w:val="20"/>
        </w:rPr>
        <w:t>a</w:t>
      </w:r>
      <w:proofErr w:type="gramEnd"/>
      <w:r w:rsidRPr="0034756D">
        <w:rPr>
          <w:rFonts w:ascii="Times New Roman" w:eastAsia="LM Roman 9" w:hAnsi="Times New Roman" w:cs="Times New Roman"/>
          <w:sz w:val="20"/>
        </w:rPr>
        <w:t>]                                                                                [b]</w:t>
      </w:r>
    </w:p>
    <w:p w:rsidR="00E84F70" w:rsidRPr="0034756D" w:rsidRDefault="00E84F70" w:rsidP="00E84F70">
      <w:pPr>
        <w:spacing w:after="0" w:line="240" w:lineRule="auto"/>
        <w:jc w:val="both"/>
        <w:rPr>
          <w:rFonts w:ascii="Times New Roman" w:eastAsia="LM Roman 9" w:hAnsi="Times New Roman" w:cs="Times New Roman"/>
          <w:sz w:val="20"/>
        </w:rPr>
      </w:pPr>
      <w:proofErr w:type="gramStart"/>
      <w:r w:rsidRPr="0034756D">
        <w:rPr>
          <w:rFonts w:ascii="Times New Roman" w:eastAsia="LM Roman 9" w:hAnsi="Times New Roman" w:cs="Times New Roman"/>
          <w:sz w:val="20"/>
        </w:rPr>
        <w:t>Figure 7.</w:t>
      </w:r>
      <w:proofErr w:type="gramEnd"/>
      <w:r w:rsidRPr="0034756D">
        <w:rPr>
          <w:rFonts w:ascii="Times New Roman" w:eastAsia="LM Roman 9" w:hAnsi="Times New Roman" w:cs="Times New Roman"/>
          <w:sz w:val="20"/>
        </w:rPr>
        <w:t xml:space="preserve"> [</w:t>
      </w:r>
      <w:proofErr w:type="gramStart"/>
      <w:r w:rsidRPr="0034756D">
        <w:rPr>
          <w:rFonts w:ascii="Times New Roman" w:eastAsia="LM Roman 9" w:hAnsi="Times New Roman" w:cs="Times New Roman"/>
          <w:sz w:val="20"/>
        </w:rPr>
        <w:t>a</w:t>
      </w:r>
      <w:proofErr w:type="gramEnd"/>
      <w:r w:rsidRPr="0034756D">
        <w:rPr>
          <w:rFonts w:ascii="Times New Roman" w:eastAsia="LM Roman 9" w:hAnsi="Times New Roman" w:cs="Times New Roman"/>
          <w:sz w:val="20"/>
        </w:rPr>
        <w:t xml:space="preserve">] comparison between linear (LU, continuous line) and nonlinear (NLU, dashed lines) uptake models’ results of relative transpiration as a function of pressure head center for scenario </w:t>
      </w:r>
      <w:proofErr w:type="spellStart"/>
      <w:r w:rsidR="00FB6068" w:rsidRPr="0034756D">
        <w:rPr>
          <w:rFonts w:ascii="Times New Roman" w:eastAsia="LM Roman 9" w:hAnsi="Times New Roman" w:cs="Times New Roman"/>
          <w:sz w:val="20"/>
        </w:rPr>
        <w:t>MrHcHt</w:t>
      </w:r>
      <w:proofErr w:type="spellEnd"/>
      <w:r w:rsidRPr="0034756D">
        <w:rPr>
          <w:rFonts w:ascii="Times New Roman" w:eastAsia="LM Roman 9" w:hAnsi="Times New Roman" w:cs="Times New Roman"/>
          <w:sz w:val="20"/>
        </w:rPr>
        <w:t>; [b] detailed results for values near the limiting potential (-150 m)</w:t>
      </w:r>
    </w:p>
    <w:p w:rsidR="00E44971" w:rsidRPr="0034756D" w:rsidRDefault="00E44971" w:rsidP="00E44971">
      <w:pPr>
        <w:spacing w:after="0" w:line="240" w:lineRule="auto"/>
        <w:jc w:val="center"/>
        <w:rPr>
          <w:rFonts w:ascii="Times New Roman" w:hAnsi="Times New Roman" w:cs="Times New Roman"/>
          <w:sz w:val="20"/>
        </w:rPr>
      </w:pPr>
      <w:r w:rsidRPr="0034756D">
        <w:rPr>
          <w:rFonts w:ascii="Times New Roman" w:hAnsi="Times New Roman" w:cs="Times New Roman"/>
          <w:noProof/>
          <w:sz w:val="20"/>
          <w:lang w:val="pt-BR" w:eastAsia="pt-BR"/>
        </w:rPr>
        <w:drawing>
          <wp:inline distT="0" distB="0" distL="0" distR="0">
            <wp:extent cx="2743200" cy="2743200"/>
            <wp:effectExtent l="0" t="0" r="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atter_overall.png"/>
                    <pic:cNvPicPr/>
                  </pic:nvPicPr>
                  <pic:blipFill>
                    <a:blip r:embed="rId4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743200" cy="2743200"/>
                    </a:xfrm>
                    <a:prstGeom prst="rect">
                      <a:avLst/>
                    </a:prstGeom>
                  </pic:spPr>
                </pic:pic>
              </a:graphicData>
            </a:graphic>
          </wp:inline>
        </w:drawing>
      </w:r>
    </w:p>
    <w:p w:rsidR="00024C56" w:rsidRPr="0034756D" w:rsidRDefault="00024C56" w:rsidP="00024C56">
      <w:pPr>
        <w:spacing w:after="0" w:line="240" w:lineRule="auto"/>
        <w:jc w:val="both"/>
        <w:rPr>
          <w:rFonts w:ascii="Times New Roman" w:eastAsia="LM Roman 9" w:hAnsi="Times New Roman" w:cs="Times New Roman"/>
          <w:sz w:val="20"/>
        </w:rPr>
      </w:pPr>
      <w:proofErr w:type="gramStart"/>
      <w:r w:rsidRPr="0034756D">
        <w:rPr>
          <w:rFonts w:ascii="Times New Roman" w:eastAsia="LM Roman 9" w:hAnsi="Times New Roman" w:cs="Times New Roman"/>
          <w:sz w:val="20"/>
        </w:rPr>
        <w:t xml:space="preserve">Figure </w:t>
      </w:r>
      <w:r w:rsidR="003E1294" w:rsidRPr="0034756D">
        <w:rPr>
          <w:rFonts w:ascii="Times New Roman" w:eastAsia="LM Roman 9" w:hAnsi="Times New Roman" w:cs="Times New Roman"/>
          <w:sz w:val="20"/>
        </w:rPr>
        <w:t>8</w:t>
      </w:r>
      <w:r w:rsidRPr="0034756D">
        <w:rPr>
          <w:rFonts w:ascii="Times New Roman" w:eastAsia="LM Roman 9" w:hAnsi="Times New Roman" w:cs="Times New Roman"/>
          <w:sz w:val="20"/>
        </w:rPr>
        <w:t>.</w:t>
      </w:r>
      <w:proofErr w:type="gramEnd"/>
      <w:r w:rsidRPr="0034756D">
        <w:rPr>
          <w:rFonts w:ascii="Times New Roman" w:eastAsia="LM Roman 9" w:hAnsi="Times New Roman" w:cs="Times New Roman"/>
          <w:sz w:val="20"/>
        </w:rPr>
        <w:t xml:space="preserve"> </w:t>
      </w:r>
      <w:proofErr w:type="gramStart"/>
      <w:r w:rsidRPr="0034756D">
        <w:rPr>
          <w:rFonts w:ascii="Times New Roman" w:eastAsia="LM Roman 9" w:hAnsi="Times New Roman" w:cs="Times New Roman"/>
          <w:sz w:val="20"/>
        </w:rPr>
        <w:t>Linear regression of linear (LU) and nonlinear (NLU) for small values of soil</w:t>
      </w:r>
      <w:r w:rsidR="000C0651" w:rsidRPr="0034756D">
        <w:rPr>
          <w:rFonts w:ascii="Times New Roman" w:eastAsia="LM Roman 9" w:hAnsi="Times New Roman" w:cs="Times New Roman"/>
          <w:sz w:val="20"/>
        </w:rPr>
        <w:t xml:space="preserve"> water</w:t>
      </w:r>
      <w:r w:rsidRPr="0034756D">
        <w:rPr>
          <w:rFonts w:ascii="Times New Roman" w:eastAsia="LM Roman 9" w:hAnsi="Times New Roman" w:cs="Times New Roman"/>
          <w:sz w:val="20"/>
        </w:rPr>
        <w:t xml:space="preserve"> solute concentration</w:t>
      </w:r>
      <w:r w:rsidR="00126EB0" w:rsidRPr="0034756D">
        <w:rPr>
          <w:rFonts w:ascii="Times New Roman" w:eastAsia="LM Roman 9" w:hAnsi="Times New Roman" w:cs="Times New Roman"/>
          <w:sz w:val="20"/>
        </w:rPr>
        <w:t>.</w:t>
      </w:r>
      <w:proofErr w:type="gramEnd"/>
      <w:r w:rsidR="00126EB0" w:rsidRPr="0034756D">
        <w:rPr>
          <w:rFonts w:ascii="Times New Roman" w:eastAsia="LM Roman 9" w:hAnsi="Times New Roman" w:cs="Times New Roman"/>
          <w:sz w:val="20"/>
        </w:rPr>
        <w:t xml:space="preserve"> Axes values represent concentration in soil water in mol m</w:t>
      </w:r>
      <w:r w:rsidR="00126EB0" w:rsidRPr="0034756D">
        <w:rPr>
          <w:rFonts w:ascii="Times New Roman" w:eastAsia="LM Roman 9" w:hAnsi="Times New Roman" w:cs="Times New Roman"/>
          <w:sz w:val="20"/>
          <w:vertAlign w:val="superscript"/>
        </w:rPr>
        <w:t>-3</w:t>
      </w:r>
    </w:p>
    <w:p w:rsidR="00E44971" w:rsidRPr="0034756D" w:rsidRDefault="00E44971" w:rsidP="00CE5D61">
      <w:pPr>
        <w:spacing w:after="0" w:line="240" w:lineRule="auto"/>
        <w:jc w:val="both"/>
        <w:rPr>
          <w:rFonts w:ascii="Times New Roman" w:hAnsi="Times New Roman" w:cs="Times New Roman"/>
          <w:sz w:val="20"/>
        </w:rPr>
      </w:pPr>
      <w:r w:rsidRPr="0034756D">
        <w:rPr>
          <w:rFonts w:ascii="Times New Roman" w:hAnsi="Times New Roman" w:cs="Times New Roman"/>
          <w:noProof/>
          <w:sz w:val="20"/>
          <w:lang w:val="pt-BR" w:eastAsia="pt-BR"/>
        </w:rPr>
        <w:lastRenderedPageBreak/>
        <w:drawing>
          <wp:inline distT="0" distB="0" distL="0" distR="0">
            <wp:extent cx="2743200" cy="2743200"/>
            <wp:effectExtent l="0" t="0" r="0"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atter_1.png"/>
                    <pic:cNvPicPr/>
                  </pic:nvPicPr>
                  <pic:blipFill>
                    <a:blip r:embed="rId4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743200" cy="2743200"/>
                    </a:xfrm>
                    <a:prstGeom prst="rect">
                      <a:avLst/>
                    </a:prstGeom>
                  </pic:spPr>
                </pic:pic>
              </a:graphicData>
            </a:graphic>
          </wp:inline>
        </w:drawing>
      </w:r>
      <w:r w:rsidRPr="0034756D">
        <w:rPr>
          <w:rFonts w:ascii="Times New Roman" w:hAnsi="Times New Roman" w:cs="Times New Roman"/>
          <w:noProof/>
          <w:sz w:val="20"/>
          <w:lang w:val="pt-BR" w:eastAsia="pt-BR"/>
        </w:rPr>
        <w:drawing>
          <wp:inline distT="0" distB="0" distL="0" distR="0">
            <wp:extent cx="2743200" cy="2743200"/>
            <wp:effectExtent l="0" t="0" r="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atter_1_allC.png"/>
                    <pic:cNvPicPr/>
                  </pic:nvPicPr>
                  <pic:blipFill>
                    <a:blip r:embed="rId5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743200" cy="2743200"/>
                    </a:xfrm>
                    <a:prstGeom prst="rect">
                      <a:avLst/>
                    </a:prstGeom>
                  </pic:spPr>
                </pic:pic>
              </a:graphicData>
            </a:graphic>
          </wp:inline>
        </w:drawing>
      </w:r>
    </w:p>
    <w:p w:rsidR="002B73E8" w:rsidRPr="0034756D" w:rsidRDefault="002B73E8" w:rsidP="002B73E8">
      <w:pPr>
        <w:spacing w:after="0" w:line="240" w:lineRule="auto"/>
        <w:jc w:val="center"/>
        <w:rPr>
          <w:rFonts w:ascii="Times New Roman" w:eastAsia="LM Roman 9" w:hAnsi="Times New Roman" w:cs="Times New Roman"/>
          <w:sz w:val="20"/>
        </w:rPr>
      </w:pPr>
      <w:r w:rsidRPr="0034756D">
        <w:rPr>
          <w:rFonts w:ascii="Times New Roman" w:eastAsia="LM Roman 9" w:hAnsi="Times New Roman" w:cs="Times New Roman"/>
          <w:sz w:val="20"/>
        </w:rPr>
        <w:t>[</w:t>
      </w:r>
      <w:proofErr w:type="gramStart"/>
      <w:r w:rsidRPr="0034756D">
        <w:rPr>
          <w:rFonts w:ascii="Times New Roman" w:eastAsia="LM Roman 9" w:hAnsi="Times New Roman" w:cs="Times New Roman"/>
          <w:sz w:val="20"/>
        </w:rPr>
        <w:t>a</w:t>
      </w:r>
      <w:proofErr w:type="gramEnd"/>
      <w:r w:rsidRPr="0034756D">
        <w:rPr>
          <w:rFonts w:ascii="Times New Roman" w:eastAsia="LM Roman 9" w:hAnsi="Times New Roman" w:cs="Times New Roman"/>
          <w:sz w:val="20"/>
        </w:rPr>
        <w:t>]                                                                                [b]</w:t>
      </w:r>
    </w:p>
    <w:p w:rsidR="00507182" w:rsidRPr="0034756D" w:rsidRDefault="00507182" w:rsidP="00507182">
      <w:pPr>
        <w:spacing w:after="0" w:line="240" w:lineRule="auto"/>
        <w:jc w:val="both"/>
        <w:rPr>
          <w:rFonts w:ascii="Times New Roman" w:eastAsia="LM Roman 9" w:hAnsi="Times New Roman" w:cs="Times New Roman"/>
          <w:sz w:val="20"/>
        </w:rPr>
      </w:pPr>
      <w:proofErr w:type="gramStart"/>
      <w:r w:rsidRPr="0034756D">
        <w:rPr>
          <w:rFonts w:ascii="Times New Roman" w:eastAsia="LM Roman 9" w:hAnsi="Times New Roman" w:cs="Times New Roman"/>
          <w:sz w:val="20"/>
        </w:rPr>
        <w:t xml:space="preserve">Figure </w:t>
      </w:r>
      <w:r w:rsidR="003E1294" w:rsidRPr="0034756D">
        <w:rPr>
          <w:rFonts w:ascii="Times New Roman" w:eastAsia="LM Roman 9" w:hAnsi="Times New Roman" w:cs="Times New Roman"/>
          <w:sz w:val="20"/>
        </w:rPr>
        <w:t>9</w:t>
      </w:r>
      <w:r w:rsidRPr="0034756D">
        <w:rPr>
          <w:rFonts w:ascii="Times New Roman" w:eastAsia="LM Roman 9" w:hAnsi="Times New Roman" w:cs="Times New Roman"/>
          <w:sz w:val="20"/>
        </w:rPr>
        <w:t>.</w:t>
      </w:r>
      <w:proofErr w:type="gramEnd"/>
      <w:r w:rsidRPr="0034756D">
        <w:rPr>
          <w:rFonts w:ascii="Times New Roman" w:eastAsia="LM Roman 9" w:hAnsi="Times New Roman" w:cs="Times New Roman"/>
          <w:sz w:val="20"/>
        </w:rPr>
        <w:t xml:space="preserve"> Linear regression of linear (LU) and nonlinear (NLU) </w:t>
      </w:r>
      <w:r w:rsidR="00A17032" w:rsidRPr="0034756D">
        <w:rPr>
          <w:rFonts w:ascii="Times New Roman" w:eastAsia="LM Roman 9" w:hAnsi="Times New Roman" w:cs="Times New Roman"/>
          <w:sz w:val="20"/>
        </w:rPr>
        <w:t xml:space="preserve">models </w:t>
      </w:r>
      <w:r w:rsidRPr="0034756D">
        <w:rPr>
          <w:rFonts w:ascii="Times New Roman" w:eastAsia="LM Roman 9" w:hAnsi="Times New Roman" w:cs="Times New Roman"/>
          <w:sz w:val="20"/>
        </w:rPr>
        <w:t>for [a] small values and [b] all values of solute concentration</w:t>
      </w:r>
      <w:r w:rsidR="00820901" w:rsidRPr="0034756D">
        <w:rPr>
          <w:rFonts w:ascii="Times New Roman" w:eastAsia="LM Roman 9" w:hAnsi="Times New Roman" w:cs="Times New Roman"/>
          <w:sz w:val="20"/>
        </w:rPr>
        <w:t xml:space="preserve"> in soil</w:t>
      </w:r>
      <w:r w:rsidR="000C0651" w:rsidRPr="0034756D">
        <w:rPr>
          <w:rFonts w:ascii="Times New Roman" w:eastAsia="LM Roman 9" w:hAnsi="Times New Roman" w:cs="Times New Roman"/>
          <w:sz w:val="20"/>
        </w:rPr>
        <w:t xml:space="preserve"> water</w:t>
      </w:r>
      <w:r w:rsidR="00126EB0" w:rsidRPr="0034756D">
        <w:rPr>
          <w:rFonts w:ascii="Times New Roman" w:eastAsia="LM Roman 9" w:hAnsi="Times New Roman" w:cs="Times New Roman"/>
          <w:sz w:val="20"/>
        </w:rPr>
        <w:t>. Axes values represent concentration in soil water in mol m</w:t>
      </w:r>
      <w:r w:rsidR="00126EB0" w:rsidRPr="0034756D">
        <w:rPr>
          <w:rFonts w:ascii="Times New Roman" w:eastAsia="LM Roman 9" w:hAnsi="Times New Roman" w:cs="Times New Roman"/>
          <w:sz w:val="20"/>
          <w:vertAlign w:val="superscript"/>
        </w:rPr>
        <w:t>-3</w:t>
      </w:r>
    </w:p>
    <w:p w:rsidR="00976CD6" w:rsidRPr="0034756D" w:rsidRDefault="00976CD6" w:rsidP="00507182">
      <w:pPr>
        <w:spacing w:after="0" w:line="240" w:lineRule="auto"/>
        <w:jc w:val="both"/>
        <w:rPr>
          <w:rFonts w:ascii="Times New Roman" w:eastAsia="LM Roman 9" w:hAnsi="Times New Roman" w:cs="Times New Roman"/>
          <w:sz w:val="20"/>
        </w:rPr>
      </w:pPr>
    </w:p>
    <w:p w:rsidR="00976CD6" w:rsidRPr="0034756D" w:rsidRDefault="00976CD6" w:rsidP="00976CD6">
      <w:pPr>
        <w:spacing w:after="0" w:line="240" w:lineRule="auto"/>
        <w:jc w:val="center"/>
        <w:rPr>
          <w:rFonts w:ascii="Times New Roman" w:eastAsia="LM Roman 9" w:hAnsi="Times New Roman" w:cs="Times New Roman"/>
          <w:sz w:val="20"/>
        </w:rPr>
      </w:pPr>
      <w:r w:rsidRPr="0034756D">
        <w:rPr>
          <w:rFonts w:ascii="Times New Roman" w:eastAsia="LM Roman 9" w:hAnsi="Times New Roman" w:cs="Times New Roman"/>
          <w:noProof/>
          <w:sz w:val="20"/>
          <w:lang w:val="pt-BR" w:eastAsia="pt-BR"/>
        </w:rPr>
        <w:drawing>
          <wp:inline distT="0" distB="0" distL="0" distR="0">
            <wp:extent cx="3904488" cy="2926080"/>
            <wp:effectExtent l="0" t="0" r="1270" b="762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umxt.png"/>
                    <pic:cNvPicPr/>
                  </pic:nvPicPr>
                  <pic:blipFill>
                    <a:blip r:embed="rId5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904488" cy="2926080"/>
                    </a:xfrm>
                    <a:prstGeom prst="rect">
                      <a:avLst/>
                    </a:prstGeom>
                  </pic:spPr>
                </pic:pic>
              </a:graphicData>
            </a:graphic>
          </wp:inline>
        </w:drawing>
      </w:r>
    </w:p>
    <w:p w:rsidR="00976CD6" w:rsidRPr="0034756D" w:rsidRDefault="00976CD6" w:rsidP="00976CD6">
      <w:pPr>
        <w:spacing w:after="0" w:line="240" w:lineRule="auto"/>
        <w:jc w:val="both"/>
        <w:rPr>
          <w:rFonts w:ascii="Times New Roman" w:eastAsia="LM Roman 9" w:hAnsi="Times New Roman" w:cs="Times New Roman"/>
          <w:sz w:val="20"/>
        </w:rPr>
      </w:pPr>
      <w:proofErr w:type="gramStart"/>
      <w:r w:rsidRPr="0034756D">
        <w:rPr>
          <w:rFonts w:ascii="Times New Roman" w:eastAsia="LM Roman 9" w:hAnsi="Times New Roman" w:cs="Times New Roman"/>
          <w:sz w:val="20"/>
        </w:rPr>
        <w:t>Figure 10.</w:t>
      </w:r>
      <w:proofErr w:type="gramEnd"/>
      <w:r w:rsidRPr="0034756D">
        <w:rPr>
          <w:rFonts w:ascii="Times New Roman" w:eastAsia="LM Roman 9" w:hAnsi="Times New Roman" w:cs="Times New Roman"/>
          <w:sz w:val="20"/>
        </w:rPr>
        <w:t xml:space="preserve"> Cumulative solute uptake as a function of time for all scenarios; </w:t>
      </w:r>
      <w:proofErr w:type="spellStart"/>
      <w:proofErr w:type="gramStart"/>
      <w:r w:rsidRPr="0034756D">
        <w:rPr>
          <w:rFonts w:ascii="Times New Roman" w:eastAsia="LM Roman 9" w:hAnsi="Times New Roman" w:cs="Times New Roman"/>
          <w:sz w:val="20"/>
        </w:rPr>
        <w:t>nl</w:t>
      </w:r>
      <w:proofErr w:type="spellEnd"/>
      <w:proofErr w:type="gramEnd"/>
      <w:r w:rsidRPr="0034756D">
        <w:rPr>
          <w:rFonts w:ascii="Times New Roman" w:eastAsia="LM Roman 9" w:hAnsi="Times New Roman" w:cs="Times New Roman"/>
          <w:sz w:val="20"/>
        </w:rPr>
        <w:t xml:space="preserve"> stands for nonlinear model (NLU)</w:t>
      </w:r>
    </w:p>
    <w:p w:rsidR="00976CD6" w:rsidRPr="0034756D" w:rsidRDefault="00976CD6" w:rsidP="00976CD6">
      <w:pPr>
        <w:spacing w:after="0" w:line="240" w:lineRule="auto"/>
        <w:jc w:val="center"/>
        <w:rPr>
          <w:rFonts w:ascii="Times New Roman" w:eastAsia="LM Roman 9" w:hAnsi="Times New Roman" w:cs="Times New Roman"/>
          <w:sz w:val="20"/>
        </w:rPr>
      </w:pPr>
    </w:p>
    <w:p w:rsidR="0065054C" w:rsidRPr="00C2703D" w:rsidRDefault="0065054C" w:rsidP="00CE5D61">
      <w:pPr>
        <w:spacing w:after="0" w:line="240" w:lineRule="auto"/>
        <w:jc w:val="both"/>
        <w:rPr>
          <w:rFonts w:ascii="Times New Roman" w:hAnsi="Times New Roman" w:cs="Times New Roman"/>
          <w:sz w:val="24"/>
          <w:szCs w:val="24"/>
        </w:rPr>
      </w:pPr>
    </w:p>
    <w:p w:rsidR="00E44971" w:rsidRPr="00C2703D" w:rsidRDefault="0065054C" w:rsidP="0065054C">
      <w:pPr>
        <w:spacing w:after="0" w:line="240" w:lineRule="auto"/>
        <w:ind w:firstLine="450"/>
        <w:jc w:val="both"/>
        <w:rPr>
          <w:rFonts w:ascii="Times New Roman" w:eastAsia="LM Roman 9" w:hAnsi="Times New Roman" w:cs="Times New Roman"/>
          <w:b/>
          <w:sz w:val="24"/>
          <w:szCs w:val="24"/>
        </w:rPr>
      </w:pPr>
      <w:r w:rsidRPr="00C2703D">
        <w:rPr>
          <w:rFonts w:ascii="Times New Roman" w:eastAsia="LM Roman 9" w:hAnsi="Times New Roman" w:cs="Times New Roman"/>
          <w:b/>
          <w:sz w:val="24"/>
          <w:szCs w:val="24"/>
        </w:rPr>
        <w:t>3.2. Solute uptake models comparison</w:t>
      </w:r>
    </w:p>
    <w:p w:rsidR="0065054C" w:rsidRPr="00C2703D" w:rsidRDefault="0065054C" w:rsidP="00CE5D61">
      <w:pPr>
        <w:spacing w:after="0" w:line="240" w:lineRule="auto"/>
        <w:jc w:val="both"/>
        <w:rPr>
          <w:rFonts w:ascii="Times New Roman" w:hAnsi="Times New Roman" w:cs="Times New Roman"/>
          <w:sz w:val="24"/>
          <w:szCs w:val="24"/>
        </w:rPr>
      </w:pPr>
    </w:p>
    <w:p w:rsidR="005754C2" w:rsidRPr="00C2703D" w:rsidRDefault="00302D4E">
      <w:pPr>
        <w:spacing w:after="0" w:line="240" w:lineRule="auto"/>
        <w:ind w:firstLine="450"/>
        <w:jc w:val="both"/>
        <w:rPr>
          <w:rFonts w:ascii="Times New Roman" w:eastAsia="LM Roman 9" w:hAnsi="Times New Roman" w:cs="Times New Roman"/>
          <w:sz w:val="24"/>
          <w:szCs w:val="24"/>
        </w:rPr>
      </w:pPr>
      <w:r w:rsidRPr="00C2703D">
        <w:rPr>
          <w:rFonts w:ascii="Times New Roman" w:eastAsia="LM Roman 9" w:hAnsi="Times New Roman" w:cs="Times New Roman"/>
          <w:sz w:val="24"/>
          <w:szCs w:val="24"/>
        </w:rPr>
        <w:t xml:space="preserve">The </w:t>
      </w:r>
      <w:r w:rsidR="00867C65" w:rsidRPr="00C2703D">
        <w:rPr>
          <w:rFonts w:ascii="Times New Roman" w:eastAsia="LM Roman 9" w:hAnsi="Times New Roman" w:cs="Times New Roman"/>
          <w:sz w:val="24"/>
          <w:szCs w:val="24"/>
        </w:rPr>
        <w:t>scenario of this simulation is of loam soil, medium root length density, high potential transpiration and high initial concentration (Table 2). W</w:t>
      </w:r>
      <w:r w:rsidRPr="00C2703D">
        <w:rPr>
          <w:rFonts w:ascii="Times New Roman" w:eastAsia="LM Roman 9" w:hAnsi="Times New Roman" w:cs="Times New Roman"/>
          <w:sz w:val="24"/>
          <w:szCs w:val="24"/>
        </w:rPr>
        <w:t>e compare all model types (no solute uptake</w:t>
      </w:r>
      <w:r w:rsidR="00867C65" w:rsidRPr="00C2703D">
        <w:rPr>
          <w:rFonts w:ascii="Times New Roman" w:eastAsia="LM Roman 9" w:hAnsi="Times New Roman" w:cs="Times New Roman"/>
          <w:sz w:val="24"/>
          <w:szCs w:val="24"/>
        </w:rPr>
        <w:t xml:space="preserve"> – NU;</w:t>
      </w:r>
      <w:r w:rsidRPr="00C2703D">
        <w:rPr>
          <w:rFonts w:ascii="Times New Roman" w:eastAsia="LM Roman 9" w:hAnsi="Times New Roman" w:cs="Times New Roman"/>
          <w:sz w:val="24"/>
          <w:szCs w:val="24"/>
        </w:rPr>
        <w:t xml:space="preserve"> constant</w:t>
      </w:r>
      <w:r w:rsidR="00867C65" w:rsidRPr="00C2703D">
        <w:rPr>
          <w:rFonts w:ascii="Times New Roman" w:eastAsia="LM Roman 9" w:hAnsi="Times New Roman" w:cs="Times New Roman"/>
          <w:sz w:val="24"/>
          <w:szCs w:val="24"/>
        </w:rPr>
        <w:t xml:space="preserve"> – CU;</w:t>
      </w:r>
      <w:r w:rsidRPr="00C2703D">
        <w:rPr>
          <w:rFonts w:ascii="Times New Roman" w:eastAsia="LM Roman 9" w:hAnsi="Times New Roman" w:cs="Times New Roman"/>
          <w:sz w:val="24"/>
          <w:szCs w:val="24"/>
        </w:rPr>
        <w:t xml:space="preserve"> linear</w:t>
      </w:r>
      <w:r w:rsidR="00867C65" w:rsidRPr="00C2703D">
        <w:rPr>
          <w:rFonts w:ascii="Times New Roman" w:eastAsia="LM Roman 9" w:hAnsi="Times New Roman" w:cs="Times New Roman"/>
          <w:sz w:val="24"/>
          <w:szCs w:val="24"/>
        </w:rPr>
        <w:t xml:space="preserve"> – LU</w:t>
      </w:r>
      <w:r w:rsidRPr="00C2703D">
        <w:rPr>
          <w:rFonts w:ascii="Times New Roman" w:eastAsia="LM Roman 9" w:hAnsi="Times New Roman" w:cs="Times New Roman"/>
          <w:sz w:val="24"/>
          <w:szCs w:val="24"/>
        </w:rPr>
        <w:t xml:space="preserve"> and nonlinear</w:t>
      </w:r>
      <w:r w:rsidR="00867C65" w:rsidRPr="00C2703D">
        <w:rPr>
          <w:rFonts w:ascii="Times New Roman" w:eastAsia="LM Roman 9" w:hAnsi="Times New Roman" w:cs="Times New Roman"/>
          <w:sz w:val="24"/>
          <w:szCs w:val="24"/>
        </w:rPr>
        <w:t xml:space="preserve"> –</w:t>
      </w:r>
      <w:r w:rsidRPr="00C2703D">
        <w:rPr>
          <w:rFonts w:ascii="Times New Roman" w:eastAsia="LM Roman 9" w:hAnsi="Times New Roman" w:cs="Times New Roman"/>
          <w:sz w:val="24"/>
          <w:szCs w:val="24"/>
        </w:rPr>
        <w:t xml:space="preserve"> </w:t>
      </w:r>
      <w:r w:rsidR="00867C65" w:rsidRPr="00C2703D">
        <w:rPr>
          <w:rFonts w:ascii="Times New Roman" w:eastAsia="LM Roman 9" w:hAnsi="Times New Roman" w:cs="Times New Roman"/>
          <w:sz w:val="24"/>
          <w:szCs w:val="24"/>
        </w:rPr>
        <w:t xml:space="preserve">NLU </w:t>
      </w:r>
      <w:r w:rsidRPr="00C2703D">
        <w:rPr>
          <w:rFonts w:ascii="Times New Roman" w:eastAsia="LM Roman 9" w:hAnsi="Times New Roman" w:cs="Times New Roman"/>
          <w:sz w:val="24"/>
          <w:szCs w:val="24"/>
        </w:rPr>
        <w:t xml:space="preserve">concentration dependent uptake rates). All simulations were made until the </w:t>
      </w:r>
      <w:r w:rsidR="00867C65" w:rsidRPr="00C2703D">
        <w:rPr>
          <w:rFonts w:ascii="Times New Roman" w:eastAsia="LM Roman 9" w:hAnsi="Times New Roman" w:cs="Times New Roman"/>
          <w:sz w:val="24"/>
          <w:szCs w:val="24"/>
        </w:rPr>
        <w:t xml:space="preserve">value of </w:t>
      </w:r>
      <w:r w:rsidRPr="00C2703D">
        <w:rPr>
          <w:rFonts w:ascii="Times New Roman" w:eastAsia="LM Roman 9" w:hAnsi="Times New Roman" w:cs="Times New Roman"/>
          <w:sz w:val="24"/>
          <w:szCs w:val="24"/>
        </w:rPr>
        <w:t xml:space="preserve">relative transpiration </w:t>
      </w:r>
      <w:r w:rsidR="00867C65" w:rsidRPr="00C2703D">
        <w:rPr>
          <w:rFonts w:ascii="Times New Roman" w:eastAsia="LM Roman 9" w:hAnsi="Times New Roman" w:cs="Times New Roman"/>
          <w:sz w:val="24"/>
          <w:szCs w:val="24"/>
        </w:rPr>
        <w:t xml:space="preserve">was </w:t>
      </w:r>
      <w:r w:rsidRPr="00C2703D">
        <w:rPr>
          <w:rFonts w:ascii="Times New Roman" w:eastAsia="LM Roman 9" w:hAnsi="Times New Roman" w:cs="Times New Roman"/>
          <w:sz w:val="24"/>
          <w:szCs w:val="24"/>
        </w:rPr>
        <w:t xml:space="preserve">equal or less than 0.001. The time step </w:t>
      </w:r>
      <w:r w:rsidR="00D8327E" w:rsidRPr="00C2703D">
        <w:rPr>
          <w:rFonts w:ascii="Times New Roman" w:eastAsia="LM Roman 9" w:hAnsi="Times New Roman" w:cs="Times New Roman"/>
          <w:sz w:val="24"/>
          <w:szCs w:val="24"/>
        </w:rPr>
        <w:t xml:space="preserve">is dynamical (depends on the number of iterations for water and solute </w:t>
      </w:r>
      <w:r w:rsidR="00D8327E" w:rsidRPr="00C2703D">
        <w:rPr>
          <w:rFonts w:ascii="Times New Roman" w:eastAsia="LM Roman 9" w:hAnsi="Times New Roman" w:cs="Times New Roman"/>
          <w:sz w:val="24"/>
          <w:szCs w:val="24"/>
        </w:rPr>
        <w:lastRenderedPageBreak/>
        <w:t xml:space="preserve">equations) and </w:t>
      </w:r>
      <w:r w:rsidRPr="00C2703D">
        <w:rPr>
          <w:rFonts w:ascii="Times New Roman" w:eastAsia="LM Roman 9" w:hAnsi="Times New Roman" w:cs="Times New Roman"/>
          <w:sz w:val="24"/>
          <w:szCs w:val="24"/>
        </w:rPr>
        <w:t xml:space="preserve">was set to vary between </w:t>
      </w:r>
      <w:r w:rsidR="0002734F" w:rsidRPr="00C2703D">
        <w:rPr>
          <w:rFonts w:ascii="Times New Roman" w:eastAsia="LM Roman 9" w:hAnsi="Times New Roman" w:cs="Times New Roman"/>
          <w:sz w:val="24"/>
          <w:szCs w:val="24"/>
        </w:rPr>
        <w:t>0.</w:t>
      </w:r>
      <w:r w:rsidRPr="00C2703D">
        <w:rPr>
          <w:rFonts w:ascii="Times New Roman" w:eastAsia="LM Roman 9" w:hAnsi="Times New Roman" w:cs="Times New Roman"/>
          <w:sz w:val="24"/>
          <w:szCs w:val="24"/>
        </w:rPr>
        <w:t>1 and 2 seconds.</w:t>
      </w:r>
      <w:r w:rsidR="00F22076" w:rsidRPr="00C2703D">
        <w:rPr>
          <w:rFonts w:ascii="Times New Roman" w:eastAsia="LM Roman 9" w:hAnsi="Times New Roman" w:cs="Times New Roman"/>
          <w:sz w:val="24"/>
          <w:szCs w:val="24"/>
        </w:rPr>
        <w:t xml:space="preserve"> The simulation for NU ended within near 3 days; for CU, LU and NLU, about 5 days.</w:t>
      </w:r>
    </w:p>
    <w:p w:rsidR="00F22076" w:rsidRPr="00C2703D" w:rsidRDefault="00557A92">
      <w:pPr>
        <w:spacing w:after="0" w:line="240" w:lineRule="auto"/>
        <w:ind w:firstLine="450"/>
        <w:jc w:val="both"/>
        <w:rPr>
          <w:rFonts w:ascii="Times New Roman" w:eastAsia="LM Roman 9" w:hAnsi="Times New Roman" w:cs="Times New Roman"/>
          <w:sz w:val="24"/>
          <w:szCs w:val="24"/>
        </w:rPr>
      </w:pPr>
      <w:r w:rsidRPr="00C2703D">
        <w:rPr>
          <w:rFonts w:ascii="Times New Roman" w:eastAsia="LM Roman 9" w:hAnsi="Times New Roman" w:cs="Times New Roman"/>
          <w:sz w:val="24"/>
          <w:szCs w:val="24"/>
        </w:rPr>
        <w:t>In NU, salt is transported to the roots by convection, causing an accumulation of solutes at root surface. As water flux towards the root starts to decrease, salt is transported slower and carried away from the roots by diffusion</w:t>
      </w:r>
      <w:r w:rsidR="00532B8C" w:rsidRPr="00C2703D">
        <w:rPr>
          <w:rFonts w:ascii="Times New Roman" w:eastAsia="LM Roman 9" w:hAnsi="Times New Roman" w:cs="Times New Roman"/>
          <w:sz w:val="24"/>
          <w:szCs w:val="24"/>
        </w:rPr>
        <w:t xml:space="preserve"> (Figure 11)</w:t>
      </w:r>
      <w:r w:rsidRPr="00C2703D">
        <w:rPr>
          <w:rFonts w:ascii="Times New Roman" w:eastAsia="LM Roman 9" w:hAnsi="Times New Roman" w:cs="Times New Roman"/>
          <w:sz w:val="24"/>
          <w:szCs w:val="24"/>
        </w:rPr>
        <w:t>. Because of the accumulation of salt in the root surface, the total head becomes limiting very fast and the transpiration is reduced faster than the other models</w:t>
      </w:r>
      <w:r w:rsidR="00532B8C" w:rsidRPr="00C2703D">
        <w:rPr>
          <w:rFonts w:ascii="Times New Roman" w:eastAsia="LM Roman 9" w:hAnsi="Times New Roman" w:cs="Times New Roman"/>
          <w:sz w:val="24"/>
          <w:szCs w:val="24"/>
        </w:rPr>
        <w:t xml:space="preserve"> (Figures 14 and 15)</w:t>
      </w:r>
      <w:r w:rsidRPr="00C2703D">
        <w:rPr>
          <w:rFonts w:ascii="Times New Roman" w:eastAsia="LM Roman 9" w:hAnsi="Times New Roman" w:cs="Times New Roman"/>
          <w:sz w:val="24"/>
          <w:szCs w:val="24"/>
        </w:rPr>
        <w:t>.</w:t>
      </w:r>
    </w:p>
    <w:p w:rsidR="00557A92" w:rsidRPr="00C2703D" w:rsidRDefault="00557A92">
      <w:pPr>
        <w:spacing w:after="0" w:line="240" w:lineRule="auto"/>
        <w:ind w:firstLine="450"/>
        <w:jc w:val="both"/>
        <w:rPr>
          <w:rFonts w:ascii="Times New Roman" w:eastAsia="LM Roman 9" w:hAnsi="Times New Roman" w:cs="Times New Roman"/>
          <w:sz w:val="24"/>
          <w:szCs w:val="24"/>
        </w:rPr>
      </w:pPr>
      <w:r w:rsidRPr="00C2703D">
        <w:rPr>
          <w:rFonts w:ascii="Times New Roman" w:eastAsia="LM Roman 9" w:hAnsi="Times New Roman" w:cs="Times New Roman"/>
          <w:sz w:val="24"/>
          <w:szCs w:val="24"/>
        </w:rPr>
        <w:t>In CU, as the salt uptake rate is constant</w:t>
      </w:r>
      <w:r w:rsidR="00532B8C" w:rsidRPr="00C2703D">
        <w:rPr>
          <w:rFonts w:ascii="Times New Roman" w:eastAsia="LM Roman 9" w:hAnsi="Times New Roman" w:cs="Times New Roman"/>
          <w:sz w:val="24"/>
          <w:szCs w:val="24"/>
        </w:rPr>
        <w:t xml:space="preserve"> (Figure 12)</w:t>
      </w:r>
      <w:r w:rsidRPr="00C2703D">
        <w:rPr>
          <w:rFonts w:ascii="Times New Roman" w:eastAsia="LM Roman 9" w:hAnsi="Times New Roman" w:cs="Times New Roman"/>
          <w:sz w:val="24"/>
          <w:szCs w:val="24"/>
        </w:rPr>
        <w:t>, the concentration at root surface will decrease only if the uptake rate is larger than convection to the root surface.</w:t>
      </w:r>
      <w:r w:rsidR="00532B8C" w:rsidRPr="00C2703D">
        <w:rPr>
          <w:rFonts w:ascii="Times New Roman" w:eastAsia="LM Roman 9" w:hAnsi="Times New Roman" w:cs="Times New Roman"/>
          <w:sz w:val="24"/>
          <w:szCs w:val="24"/>
        </w:rPr>
        <w:t xml:space="preserve"> In the simulation, it happens in about half of the first day (Figure 11).</w:t>
      </w:r>
      <w:r w:rsidRPr="00C2703D">
        <w:rPr>
          <w:rFonts w:ascii="Times New Roman" w:eastAsia="LM Roman 9" w:hAnsi="Times New Roman" w:cs="Times New Roman"/>
          <w:sz w:val="24"/>
          <w:szCs w:val="24"/>
        </w:rPr>
        <w:t xml:space="preserve"> This is very dependent on the uptake rate and water flux since for different conditions, the outcome could be different. Once the concentration at root surface is zero, the root behaves as a zero-sink, taking up solute at the same rate as which it arrives at the root, keeping the concentration there zero.</w:t>
      </w:r>
    </w:p>
    <w:p w:rsidR="00E60306" w:rsidRPr="00C2703D" w:rsidRDefault="00E60306" w:rsidP="00CD619C">
      <w:pPr>
        <w:spacing w:after="0" w:line="240" w:lineRule="auto"/>
        <w:ind w:firstLine="450"/>
        <w:jc w:val="both"/>
        <w:rPr>
          <w:rFonts w:ascii="Times New Roman" w:eastAsia="LM Roman 9" w:hAnsi="Times New Roman" w:cs="Times New Roman"/>
          <w:sz w:val="24"/>
          <w:szCs w:val="24"/>
        </w:rPr>
      </w:pPr>
      <w:r w:rsidRPr="00C2703D">
        <w:rPr>
          <w:rFonts w:ascii="Times New Roman" w:eastAsia="LM Roman 9" w:hAnsi="Times New Roman" w:cs="Times New Roman"/>
          <w:sz w:val="24"/>
          <w:szCs w:val="24"/>
        </w:rPr>
        <w:t>In LU and NLU, the concentration at root surface remains constant</w:t>
      </w:r>
      <w:r w:rsidR="00532B8C" w:rsidRPr="00C2703D">
        <w:rPr>
          <w:rFonts w:ascii="Times New Roman" w:eastAsia="LM Roman 9" w:hAnsi="Times New Roman" w:cs="Times New Roman"/>
          <w:sz w:val="24"/>
          <w:szCs w:val="24"/>
        </w:rPr>
        <w:t xml:space="preserve"> (Figure 11)</w:t>
      </w:r>
      <w:r w:rsidRPr="00C2703D">
        <w:rPr>
          <w:rFonts w:ascii="Times New Roman" w:eastAsia="LM Roman 9" w:hAnsi="Times New Roman" w:cs="Times New Roman"/>
          <w:sz w:val="24"/>
          <w:szCs w:val="24"/>
        </w:rPr>
        <w:t xml:space="preserve"> until the convection to the root decreases as the water flux decreases</w:t>
      </w:r>
      <w:r w:rsidR="00532B8C" w:rsidRPr="00C2703D">
        <w:rPr>
          <w:rFonts w:ascii="Times New Roman" w:eastAsia="LM Roman 9" w:hAnsi="Times New Roman" w:cs="Times New Roman"/>
          <w:sz w:val="24"/>
          <w:szCs w:val="24"/>
        </w:rPr>
        <w:t xml:space="preserve"> (Figure 21)</w:t>
      </w:r>
      <w:r w:rsidRPr="00C2703D">
        <w:rPr>
          <w:rFonts w:ascii="Times New Roman" w:eastAsia="LM Roman 9" w:hAnsi="Times New Roman" w:cs="Times New Roman"/>
          <w:sz w:val="24"/>
          <w:szCs w:val="24"/>
        </w:rPr>
        <w:t>. This behavior is really dependent of initial concentration and water flux values since, in this case, C</w:t>
      </w:r>
      <w:r w:rsidRPr="00C2703D">
        <w:rPr>
          <w:rFonts w:ascii="Times New Roman" w:eastAsia="LM Roman 9" w:hAnsi="Times New Roman" w:cs="Times New Roman"/>
          <w:sz w:val="24"/>
          <w:szCs w:val="24"/>
          <w:vertAlign w:val="subscript"/>
        </w:rPr>
        <w:t>0</w:t>
      </w:r>
      <w:r w:rsidRPr="00C2703D">
        <w:rPr>
          <w:rFonts w:ascii="Times New Roman" w:eastAsia="LM Roman 9" w:hAnsi="Times New Roman" w:cs="Times New Roman"/>
          <w:sz w:val="24"/>
          <w:szCs w:val="24"/>
        </w:rPr>
        <w:t xml:space="preserve"> at the beginning of simulation is greater than C</w:t>
      </w:r>
      <w:r w:rsidRPr="00C2703D">
        <w:rPr>
          <w:rFonts w:ascii="Times New Roman" w:eastAsia="LM Roman 9" w:hAnsi="Times New Roman" w:cs="Times New Roman"/>
          <w:sz w:val="24"/>
          <w:szCs w:val="24"/>
          <w:vertAlign w:val="subscript"/>
        </w:rPr>
        <w:t>2</w:t>
      </w:r>
      <w:r w:rsidRPr="00C2703D">
        <w:rPr>
          <w:rFonts w:ascii="Times New Roman" w:eastAsia="LM Roman 9" w:hAnsi="Times New Roman" w:cs="Times New Roman"/>
          <w:sz w:val="24"/>
          <w:szCs w:val="24"/>
        </w:rPr>
        <w:t xml:space="preserve">, </w:t>
      </w:r>
      <w:proofErr w:type="gramStart"/>
      <w:r w:rsidRPr="00C2703D">
        <w:rPr>
          <w:rFonts w:ascii="Times New Roman" w:eastAsia="LM Roman 9" w:hAnsi="Times New Roman" w:cs="Times New Roman"/>
          <w:sz w:val="24"/>
          <w:szCs w:val="24"/>
        </w:rPr>
        <w:t>thus</w:t>
      </w:r>
      <w:proofErr w:type="gramEnd"/>
      <w:r w:rsidRPr="00C2703D">
        <w:rPr>
          <w:rFonts w:ascii="Times New Roman" w:eastAsia="LM Roman 9" w:hAnsi="Times New Roman" w:cs="Times New Roman"/>
          <w:sz w:val="24"/>
          <w:szCs w:val="24"/>
        </w:rPr>
        <w:t xml:space="preserve"> the solute uptake equals the convection of solutes to the root. </w:t>
      </w:r>
      <w:r w:rsidR="00BA08FE" w:rsidRPr="00C2703D">
        <w:rPr>
          <w:rFonts w:ascii="Times New Roman" w:eastAsia="LM Roman 9" w:hAnsi="Times New Roman" w:cs="Times New Roman"/>
          <w:sz w:val="24"/>
          <w:szCs w:val="24"/>
        </w:rPr>
        <w:t xml:space="preserve">At around day 1, </w:t>
      </w:r>
      <w:r w:rsidRPr="00C2703D">
        <w:rPr>
          <w:rFonts w:ascii="Times New Roman" w:eastAsia="LM Roman 9" w:hAnsi="Times New Roman" w:cs="Times New Roman"/>
          <w:sz w:val="24"/>
          <w:szCs w:val="24"/>
        </w:rPr>
        <w:t xml:space="preserve">convection starts to decrease </w:t>
      </w:r>
      <w:r w:rsidR="00BA08FE" w:rsidRPr="00C2703D">
        <w:rPr>
          <w:rFonts w:ascii="Times New Roman" w:eastAsia="LM Roman 9" w:hAnsi="Times New Roman" w:cs="Times New Roman"/>
          <w:sz w:val="24"/>
          <w:szCs w:val="24"/>
        </w:rPr>
        <w:t>but</w:t>
      </w:r>
      <w:r w:rsidRPr="00C2703D">
        <w:rPr>
          <w:rFonts w:ascii="Times New Roman" w:eastAsia="LM Roman 9" w:hAnsi="Times New Roman" w:cs="Times New Roman"/>
          <w:sz w:val="24"/>
          <w:szCs w:val="24"/>
        </w:rPr>
        <w:t xml:space="preserve"> the solute uptake is </w:t>
      </w:r>
      <w:r w:rsidR="00D6275C" w:rsidRPr="00C2703D">
        <w:rPr>
          <w:rFonts w:ascii="Times New Roman" w:eastAsia="LM Roman 9" w:hAnsi="Times New Roman" w:cs="Times New Roman"/>
          <w:sz w:val="24"/>
          <w:szCs w:val="24"/>
        </w:rPr>
        <w:t>yet</w:t>
      </w:r>
      <w:r w:rsidRPr="00C2703D">
        <w:rPr>
          <w:rFonts w:ascii="Times New Roman" w:eastAsia="LM Roman 9" w:hAnsi="Times New Roman" w:cs="Times New Roman"/>
          <w:sz w:val="24"/>
          <w:szCs w:val="24"/>
        </w:rPr>
        <w:t xml:space="preserve"> greater than </w:t>
      </w:r>
      <w:proofErr w:type="spellStart"/>
      <w:proofErr w:type="gramStart"/>
      <w:r w:rsidRPr="00C2703D">
        <w:rPr>
          <w:rFonts w:ascii="Times New Roman" w:eastAsia="LM Roman 9" w:hAnsi="Times New Roman" w:cs="Times New Roman"/>
          <w:sz w:val="24"/>
          <w:szCs w:val="24"/>
        </w:rPr>
        <w:t>I</w:t>
      </w:r>
      <w:r w:rsidRPr="00C2703D">
        <w:rPr>
          <w:rFonts w:ascii="Times New Roman" w:eastAsia="LM Roman 9" w:hAnsi="Times New Roman" w:cs="Times New Roman"/>
          <w:sz w:val="24"/>
          <w:szCs w:val="24"/>
          <w:vertAlign w:val="subscript"/>
        </w:rPr>
        <w:t>m</w:t>
      </w:r>
      <w:proofErr w:type="spellEnd"/>
      <w:r w:rsidRPr="00C2703D">
        <w:rPr>
          <w:rFonts w:ascii="Times New Roman" w:eastAsia="LM Roman 9" w:hAnsi="Times New Roman" w:cs="Times New Roman"/>
          <w:sz w:val="24"/>
          <w:szCs w:val="24"/>
        </w:rPr>
        <w:t xml:space="preserve"> </w:t>
      </w:r>
      <w:r w:rsidR="00D6275C" w:rsidRPr="00C2703D">
        <w:rPr>
          <w:rFonts w:ascii="Times New Roman" w:eastAsia="LM Roman 9" w:hAnsi="Times New Roman" w:cs="Times New Roman"/>
          <w:sz w:val="24"/>
          <w:szCs w:val="24"/>
        </w:rPr>
        <w:t>.</w:t>
      </w:r>
      <w:proofErr w:type="gramEnd"/>
      <w:r w:rsidR="00D6275C" w:rsidRPr="00C2703D">
        <w:rPr>
          <w:rFonts w:ascii="Times New Roman" w:eastAsia="LM Roman 9" w:hAnsi="Times New Roman" w:cs="Times New Roman"/>
          <w:sz w:val="24"/>
          <w:szCs w:val="24"/>
        </w:rPr>
        <w:t xml:space="preserve"> The solute uptake will become constant (and equal to </w:t>
      </w:r>
      <w:proofErr w:type="spellStart"/>
      <w:r w:rsidR="00D6275C" w:rsidRPr="00C2703D">
        <w:rPr>
          <w:rFonts w:ascii="Times New Roman" w:eastAsia="LM Roman 9" w:hAnsi="Times New Roman" w:cs="Times New Roman"/>
          <w:i/>
          <w:sz w:val="24"/>
          <w:szCs w:val="24"/>
        </w:rPr>
        <w:t>I</w:t>
      </w:r>
      <w:r w:rsidR="00D6275C" w:rsidRPr="00C2703D">
        <w:rPr>
          <w:rFonts w:ascii="Times New Roman" w:eastAsia="LM Roman 9" w:hAnsi="Times New Roman" w:cs="Times New Roman"/>
          <w:i/>
          <w:sz w:val="24"/>
          <w:szCs w:val="24"/>
          <w:vertAlign w:val="subscript"/>
        </w:rPr>
        <w:t>m</w:t>
      </w:r>
      <w:proofErr w:type="spellEnd"/>
      <w:r w:rsidR="00D6275C" w:rsidRPr="00C2703D">
        <w:rPr>
          <w:rFonts w:ascii="Times New Roman" w:eastAsia="LM Roman 9" w:hAnsi="Times New Roman" w:cs="Times New Roman"/>
          <w:sz w:val="24"/>
          <w:szCs w:val="24"/>
        </w:rPr>
        <w:t>) after</w:t>
      </w:r>
      <w:r w:rsidRPr="00C2703D">
        <w:rPr>
          <w:rFonts w:ascii="Times New Roman" w:eastAsia="LM Roman 9" w:hAnsi="Times New Roman" w:cs="Times New Roman"/>
          <w:sz w:val="24"/>
          <w:szCs w:val="24"/>
        </w:rPr>
        <w:t xml:space="preserve"> concentration in root surface is less than C</w:t>
      </w:r>
      <w:r w:rsidRPr="00C2703D">
        <w:rPr>
          <w:rFonts w:ascii="Times New Roman" w:eastAsia="LM Roman 9" w:hAnsi="Times New Roman" w:cs="Times New Roman"/>
          <w:sz w:val="24"/>
          <w:szCs w:val="24"/>
          <w:vertAlign w:val="subscript"/>
        </w:rPr>
        <w:t>2</w:t>
      </w:r>
      <w:r w:rsidRPr="00C2703D">
        <w:rPr>
          <w:rFonts w:ascii="Times New Roman" w:eastAsia="LM Roman 9" w:hAnsi="Times New Roman" w:cs="Times New Roman"/>
          <w:sz w:val="24"/>
          <w:szCs w:val="24"/>
        </w:rPr>
        <w:t xml:space="preserve">. </w:t>
      </w:r>
      <w:r w:rsidR="00BA08FE" w:rsidRPr="00C2703D">
        <w:rPr>
          <w:rFonts w:ascii="Times New Roman" w:eastAsia="LM Roman 9" w:hAnsi="Times New Roman" w:cs="Times New Roman"/>
          <w:sz w:val="24"/>
          <w:szCs w:val="24"/>
        </w:rPr>
        <w:t xml:space="preserve">This is clear in Figure 3a, where the osmotic head continues constant for a period of time after the beginning of the falling transpiration rate. </w:t>
      </w:r>
      <w:r w:rsidR="00877E5B" w:rsidRPr="00C2703D">
        <w:rPr>
          <w:rFonts w:ascii="Times New Roman" w:eastAsia="LM Roman 9" w:hAnsi="Times New Roman" w:cs="Times New Roman"/>
          <w:sz w:val="24"/>
          <w:szCs w:val="24"/>
        </w:rPr>
        <w:t>At this point, a</w:t>
      </w:r>
      <w:r w:rsidRPr="00C2703D">
        <w:rPr>
          <w:rFonts w:ascii="Times New Roman" w:eastAsia="LM Roman 9" w:hAnsi="Times New Roman" w:cs="Times New Roman"/>
          <w:sz w:val="24"/>
          <w:szCs w:val="24"/>
        </w:rPr>
        <w:t xml:space="preserve">ctive uptake starts since convection only is not capable to maintain solute uptake </w:t>
      </w:r>
      <w:r w:rsidR="00877E5B" w:rsidRPr="00C2703D">
        <w:rPr>
          <w:rFonts w:ascii="Times New Roman" w:eastAsia="LM Roman 9" w:hAnsi="Times New Roman" w:cs="Times New Roman"/>
          <w:sz w:val="24"/>
          <w:szCs w:val="24"/>
        </w:rPr>
        <w:t xml:space="preserve">rate </w:t>
      </w:r>
      <w:r w:rsidRPr="00C2703D">
        <w:rPr>
          <w:rFonts w:ascii="Times New Roman" w:eastAsia="LM Roman 9" w:hAnsi="Times New Roman" w:cs="Times New Roman"/>
          <w:sz w:val="24"/>
          <w:szCs w:val="24"/>
        </w:rPr>
        <w:t xml:space="preserve">at </w:t>
      </w:r>
      <w:proofErr w:type="spellStart"/>
      <w:r w:rsidRPr="00C2703D">
        <w:rPr>
          <w:rFonts w:ascii="Times New Roman" w:eastAsia="LM Roman 9" w:hAnsi="Times New Roman" w:cs="Times New Roman"/>
          <w:sz w:val="24"/>
          <w:szCs w:val="24"/>
        </w:rPr>
        <w:t>I</w:t>
      </w:r>
      <w:r w:rsidRPr="00C2703D">
        <w:rPr>
          <w:rFonts w:ascii="Times New Roman" w:eastAsia="LM Roman 9" w:hAnsi="Times New Roman" w:cs="Times New Roman"/>
          <w:sz w:val="24"/>
          <w:szCs w:val="24"/>
          <w:vertAlign w:val="subscript"/>
        </w:rPr>
        <w:t>m</w:t>
      </w:r>
      <w:proofErr w:type="spellEnd"/>
      <w:r w:rsidRPr="00C2703D">
        <w:rPr>
          <w:rFonts w:ascii="Times New Roman" w:eastAsia="LM Roman 9" w:hAnsi="Times New Roman" w:cs="Times New Roman"/>
          <w:sz w:val="24"/>
          <w:szCs w:val="24"/>
        </w:rPr>
        <w:t xml:space="preserve">. The concentration keeps decreasing at this constant rate until its value is less than </w:t>
      </w:r>
      <w:proofErr w:type="spellStart"/>
      <w:r w:rsidRPr="00C2703D">
        <w:rPr>
          <w:rFonts w:ascii="Times New Roman" w:eastAsia="LM Roman 9" w:hAnsi="Times New Roman" w:cs="Times New Roman"/>
          <w:sz w:val="24"/>
          <w:szCs w:val="24"/>
        </w:rPr>
        <w:t>C</w:t>
      </w:r>
      <w:r w:rsidRPr="00C2703D">
        <w:rPr>
          <w:rFonts w:ascii="Times New Roman" w:eastAsia="LM Roman 9" w:hAnsi="Times New Roman" w:cs="Times New Roman"/>
          <w:sz w:val="24"/>
          <w:szCs w:val="24"/>
          <w:vertAlign w:val="subscript"/>
        </w:rPr>
        <w:t>lim</w:t>
      </w:r>
      <w:proofErr w:type="spellEnd"/>
      <w:r w:rsidRPr="00C2703D">
        <w:rPr>
          <w:rFonts w:ascii="Times New Roman" w:eastAsia="LM Roman 9" w:hAnsi="Times New Roman" w:cs="Times New Roman"/>
          <w:sz w:val="24"/>
          <w:szCs w:val="24"/>
        </w:rPr>
        <w:t xml:space="preserve">. It is assumed that, at this point, the uptake </w:t>
      </w:r>
      <w:r w:rsidR="00877E5B" w:rsidRPr="00C2703D">
        <w:rPr>
          <w:rFonts w:ascii="Times New Roman" w:eastAsia="LM Roman 9" w:hAnsi="Times New Roman" w:cs="Times New Roman"/>
          <w:sz w:val="24"/>
          <w:szCs w:val="24"/>
        </w:rPr>
        <w:t>is not</w:t>
      </w:r>
      <w:r w:rsidRPr="00C2703D">
        <w:rPr>
          <w:rFonts w:ascii="Times New Roman" w:eastAsia="LM Roman 9" w:hAnsi="Times New Roman" w:cs="Times New Roman"/>
          <w:sz w:val="24"/>
          <w:szCs w:val="24"/>
        </w:rPr>
        <w:t xml:space="preserve"> equal to the plant demand for solute </w:t>
      </w:r>
      <w:r w:rsidR="00877E5B" w:rsidRPr="00C2703D">
        <w:rPr>
          <w:rFonts w:ascii="Times New Roman" w:eastAsia="LM Roman 9" w:hAnsi="Times New Roman" w:cs="Times New Roman"/>
          <w:sz w:val="24"/>
          <w:szCs w:val="24"/>
        </w:rPr>
        <w:t>(</w:t>
      </w:r>
      <w:proofErr w:type="spellStart"/>
      <w:r w:rsidR="00877E5B" w:rsidRPr="00C2703D">
        <w:rPr>
          <w:rFonts w:ascii="Times New Roman" w:eastAsia="LM Roman 9" w:hAnsi="Times New Roman" w:cs="Times New Roman"/>
          <w:i/>
          <w:sz w:val="24"/>
          <w:szCs w:val="24"/>
        </w:rPr>
        <w:t>I</w:t>
      </w:r>
      <w:r w:rsidR="00877E5B" w:rsidRPr="00C2703D">
        <w:rPr>
          <w:rFonts w:ascii="Times New Roman" w:eastAsia="LM Roman 9" w:hAnsi="Times New Roman" w:cs="Times New Roman"/>
          <w:i/>
          <w:sz w:val="24"/>
          <w:szCs w:val="24"/>
          <w:vertAlign w:val="subscript"/>
        </w:rPr>
        <w:t>m</w:t>
      </w:r>
      <w:proofErr w:type="spellEnd"/>
      <w:r w:rsidR="00877E5B" w:rsidRPr="00C2703D">
        <w:rPr>
          <w:rFonts w:ascii="Times New Roman" w:eastAsia="LM Roman 9" w:hAnsi="Times New Roman" w:cs="Times New Roman"/>
          <w:sz w:val="24"/>
          <w:szCs w:val="24"/>
        </w:rPr>
        <w:t xml:space="preserve">) </w:t>
      </w:r>
      <w:r w:rsidR="00CD619C" w:rsidRPr="00C2703D">
        <w:rPr>
          <w:rFonts w:ascii="Times New Roman" w:eastAsia="LM Roman 9" w:hAnsi="Times New Roman" w:cs="Times New Roman"/>
          <w:sz w:val="24"/>
          <w:szCs w:val="24"/>
        </w:rPr>
        <w:t>due to the concentration dependence of the MM equation</w:t>
      </w:r>
      <w:r w:rsidR="00D21CFF" w:rsidRPr="00C2703D">
        <w:rPr>
          <w:rFonts w:ascii="Times New Roman" w:eastAsia="LM Roman 9" w:hAnsi="Times New Roman" w:cs="Times New Roman"/>
          <w:sz w:val="24"/>
          <w:szCs w:val="24"/>
        </w:rPr>
        <w:t xml:space="preserve"> (Figure 0)</w:t>
      </w:r>
      <w:r w:rsidR="00CD619C" w:rsidRPr="00C2703D">
        <w:rPr>
          <w:rFonts w:ascii="Times New Roman" w:eastAsia="LM Roman 9" w:hAnsi="Times New Roman" w:cs="Times New Roman"/>
          <w:sz w:val="24"/>
          <w:szCs w:val="24"/>
        </w:rPr>
        <w:t>. The water flux and the concentration are too small</w:t>
      </w:r>
      <w:r w:rsidR="00D21CFF" w:rsidRPr="00C2703D">
        <w:rPr>
          <w:rFonts w:ascii="Times New Roman" w:eastAsia="LM Roman 9" w:hAnsi="Times New Roman" w:cs="Times New Roman"/>
          <w:sz w:val="24"/>
          <w:szCs w:val="24"/>
        </w:rPr>
        <w:t>,</w:t>
      </w:r>
      <w:r w:rsidR="00CD619C" w:rsidRPr="00C2703D">
        <w:rPr>
          <w:rFonts w:ascii="Times New Roman" w:eastAsia="LM Roman 9" w:hAnsi="Times New Roman" w:cs="Times New Roman"/>
          <w:sz w:val="24"/>
          <w:szCs w:val="24"/>
        </w:rPr>
        <w:t xml:space="preserve"> as so the active uptake that can not maintain the uptake rate at </w:t>
      </w:r>
      <w:proofErr w:type="spellStart"/>
      <w:r w:rsidR="00CD619C" w:rsidRPr="00C2703D">
        <w:rPr>
          <w:rFonts w:ascii="Times New Roman" w:eastAsia="LM Roman 9" w:hAnsi="Times New Roman" w:cs="Times New Roman"/>
          <w:i/>
          <w:sz w:val="24"/>
          <w:szCs w:val="24"/>
        </w:rPr>
        <w:t>I</w:t>
      </w:r>
      <w:r w:rsidR="00CD619C" w:rsidRPr="00C2703D">
        <w:rPr>
          <w:rFonts w:ascii="Times New Roman" w:eastAsia="LM Roman 9" w:hAnsi="Times New Roman" w:cs="Times New Roman"/>
          <w:i/>
          <w:sz w:val="24"/>
          <w:szCs w:val="24"/>
          <w:vertAlign w:val="subscript"/>
        </w:rPr>
        <w:t>m</w:t>
      </w:r>
      <w:proofErr w:type="spellEnd"/>
      <w:r w:rsidR="00CD619C" w:rsidRPr="00C2703D">
        <w:rPr>
          <w:rFonts w:ascii="Times New Roman" w:eastAsia="LM Roman 9" w:hAnsi="Times New Roman" w:cs="Times New Roman"/>
          <w:sz w:val="24"/>
          <w:szCs w:val="24"/>
        </w:rPr>
        <w:t>.</w:t>
      </w:r>
      <w:r w:rsidRPr="00C2703D">
        <w:rPr>
          <w:rFonts w:ascii="Times New Roman" w:eastAsia="LM Roman 9" w:hAnsi="Times New Roman" w:cs="Times New Roman"/>
          <w:sz w:val="24"/>
          <w:szCs w:val="24"/>
        </w:rPr>
        <w:t xml:space="preserve"> Therefore, </w:t>
      </w:r>
      <w:r w:rsidR="00CD619C" w:rsidRPr="00C2703D">
        <w:rPr>
          <w:rFonts w:ascii="Times New Roman" w:eastAsia="LM Roman 9" w:hAnsi="Times New Roman" w:cs="Times New Roman"/>
          <w:sz w:val="24"/>
          <w:szCs w:val="24"/>
        </w:rPr>
        <w:t>a</w:t>
      </w:r>
      <w:r w:rsidRPr="00C2703D">
        <w:rPr>
          <w:rFonts w:ascii="Times New Roman" w:eastAsia="LM Roman 9" w:hAnsi="Times New Roman" w:cs="Times New Roman"/>
          <w:sz w:val="24"/>
          <w:szCs w:val="24"/>
        </w:rPr>
        <w:t xml:space="preserve"> second limiting condition occurs </w:t>
      </w:r>
      <w:r w:rsidR="003E4C3B" w:rsidRPr="00C2703D">
        <w:rPr>
          <w:rFonts w:ascii="Times New Roman" w:eastAsia="LM Roman 9" w:hAnsi="Times New Roman" w:cs="Times New Roman"/>
          <w:sz w:val="24"/>
          <w:szCs w:val="24"/>
        </w:rPr>
        <w:t xml:space="preserve">when </w:t>
      </w:r>
      <w:r w:rsidR="003E4C3B" w:rsidRPr="00C2703D">
        <w:rPr>
          <w:rFonts w:ascii="Times New Roman" w:eastAsia="LM Roman 9" w:hAnsi="Times New Roman" w:cs="Times New Roman"/>
          <w:i/>
          <w:sz w:val="24"/>
          <w:szCs w:val="24"/>
        </w:rPr>
        <w:t>C&lt;</w:t>
      </w:r>
      <w:proofErr w:type="spellStart"/>
      <w:r w:rsidR="003E4C3B" w:rsidRPr="00C2703D">
        <w:rPr>
          <w:rFonts w:ascii="Times New Roman" w:eastAsia="LM Roman 9" w:hAnsi="Times New Roman" w:cs="Times New Roman"/>
          <w:i/>
          <w:sz w:val="24"/>
          <w:szCs w:val="24"/>
        </w:rPr>
        <w:t>C</w:t>
      </w:r>
      <w:r w:rsidR="003E4C3B" w:rsidRPr="00C2703D">
        <w:rPr>
          <w:rFonts w:ascii="Times New Roman" w:eastAsia="LM Roman 9" w:hAnsi="Times New Roman" w:cs="Times New Roman"/>
          <w:i/>
          <w:sz w:val="24"/>
          <w:szCs w:val="24"/>
          <w:vertAlign w:val="subscript"/>
        </w:rPr>
        <w:t>lim</w:t>
      </w:r>
      <w:proofErr w:type="spellEnd"/>
      <w:r w:rsidR="003E4C3B" w:rsidRPr="00C2703D">
        <w:rPr>
          <w:rFonts w:ascii="Times New Roman" w:eastAsia="LM Roman 9" w:hAnsi="Times New Roman" w:cs="Times New Roman"/>
          <w:sz w:val="24"/>
          <w:szCs w:val="24"/>
        </w:rPr>
        <w:t xml:space="preserve"> </w:t>
      </w:r>
      <w:r w:rsidRPr="00C2703D">
        <w:rPr>
          <w:rFonts w:ascii="Times New Roman" w:eastAsia="LM Roman 9" w:hAnsi="Times New Roman" w:cs="Times New Roman"/>
          <w:sz w:val="24"/>
          <w:szCs w:val="24"/>
        </w:rPr>
        <w:t>causing another fast decrease in transpiration</w:t>
      </w:r>
      <w:r w:rsidR="00D21CFF" w:rsidRPr="00C2703D">
        <w:rPr>
          <w:rFonts w:ascii="Times New Roman" w:eastAsia="LM Roman 9" w:hAnsi="Times New Roman" w:cs="Times New Roman"/>
          <w:sz w:val="24"/>
          <w:szCs w:val="24"/>
        </w:rPr>
        <w:t xml:space="preserve"> (Figure 14)</w:t>
      </w:r>
      <w:r w:rsidRPr="00C2703D">
        <w:rPr>
          <w:rFonts w:ascii="Times New Roman" w:eastAsia="LM Roman 9" w:hAnsi="Times New Roman" w:cs="Times New Roman"/>
          <w:sz w:val="24"/>
          <w:szCs w:val="24"/>
        </w:rPr>
        <w:t>.</w:t>
      </w:r>
    </w:p>
    <w:p w:rsidR="00516EBE" w:rsidRPr="00C2703D" w:rsidRDefault="0036263D" w:rsidP="0036263D">
      <w:pPr>
        <w:spacing w:after="0" w:line="240" w:lineRule="auto"/>
        <w:ind w:firstLine="450"/>
        <w:jc w:val="both"/>
        <w:rPr>
          <w:rFonts w:ascii="Times New Roman" w:eastAsia="LM Roman 9" w:hAnsi="Times New Roman" w:cs="Times New Roman"/>
          <w:color w:val="000000" w:themeColor="text1"/>
          <w:sz w:val="24"/>
          <w:szCs w:val="24"/>
        </w:rPr>
      </w:pPr>
      <w:r w:rsidRPr="00C2703D">
        <w:rPr>
          <w:rFonts w:ascii="Times New Roman" w:eastAsia="LM Roman 9" w:hAnsi="Times New Roman" w:cs="Times New Roman"/>
          <w:color w:val="000000" w:themeColor="text1"/>
          <w:sz w:val="24"/>
          <w:szCs w:val="24"/>
        </w:rPr>
        <w:t xml:space="preserve">The calculated concentrations </w:t>
      </w:r>
      <w:proofErr w:type="spellStart"/>
      <w:r w:rsidRPr="00C2703D">
        <w:rPr>
          <w:rFonts w:ascii="Times New Roman" w:eastAsia="LM Roman 9" w:hAnsi="Times New Roman" w:cs="Times New Roman"/>
          <w:i/>
          <w:color w:val="000000" w:themeColor="text1"/>
          <w:sz w:val="24"/>
          <w:szCs w:val="24"/>
        </w:rPr>
        <w:t>C</w:t>
      </w:r>
      <w:r w:rsidRPr="00C2703D">
        <w:rPr>
          <w:rFonts w:ascii="Times New Roman" w:eastAsia="LM Roman 9" w:hAnsi="Times New Roman" w:cs="Times New Roman"/>
          <w:i/>
          <w:color w:val="000000" w:themeColor="text1"/>
          <w:sz w:val="24"/>
          <w:szCs w:val="24"/>
          <w:vertAlign w:val="subscript"/>
        </w:rPr>
        <w:t>lim</w:t>
      </w:r>
      <w:proofErr w:type="spellEnd"/>
      <w:r w:rsidRPr="00C2703D">
        <w:rPr>
          <w:rFonts w:ascii="Times New Roman" w:eastAsia="LM Roman 9" w:hAnsi="Times New Roman" w:cs="Times New Roman"/>
          <w:color w:val="000000" w:themeColor="text1"/>
          <w:sz w:val="24"/>
          <w:szCs w:val="24"/>
        </w:rPr>
        <w:t xml:space="preserve"> and </w:t>
      </w:r>
      <w:r w:rsidRPr="00C2703D">
        <w:rPr>
          <w:rFonts w:ascii="Times New Roman" w:eastAsia="LM Roman 9" w:hAnsi="Times New Roman" w:cs="Times New Roman"/>
          <w:i/>
          <w:color w:val="000000" w:themeColor="text1"/>
          <w:sz w:val="24"/>
          <w:szCs w:val="24"/>
        </w:rPr>
        <w:t>C</w:t>
      </w:r>
      <w:r w:rsidRPr="00C2703D">
        <w:rPr>
          <w:rFonts w:ascii="Times New Roman" w:eastAsia="LM Roman 9" w:hAnsi="Times New Roman" w:cs="Times New Roman"/>
          <w:i/>
          <w:color w:val="000000" w:themeColor="text1"/>
          <w:sz w:val="24"/>
          <w:szCs w:val="24"/>
          <w:vertAlign w:val="subscript"/>
        </w:rPr>
        <w:t>2</w:t>
      </w:r>
      <w:r w:rsidRPr="00C2703D">
        <w:rPr>
          <w:rFonts w:ascii="Times New Roman" w:eastAsia="LM Roman 9" w:hAnsi="Times New Roman" w:cs="Times New Roman"/>
          <w:color w:val="000000" w:themeColor="text1"/>
          <w:sz w:val="24"/>
          <w:szCs w:val="24"/>
        </w:rPr>
        <w:t xml:space="preserve"> depend on water flux and </w:t>
      </w:r>
      <w:r w:rsidR="00516EBE" w:rsidRPr="00C2703D">
        <w:rPr>
          <w:rFonts w:ascii="Times New Roman" w:eastAsia="LM Roman 9" w:hAnsi="Times New Roman" w:cs="Times New Roman"/>
          <w:color w:val="000000" w:themeColor="text1"/>
          <w:sz w:val="24"/>
          <w:szCs w:val="24"/>
        </w:rPr>
        <w:t>ion type (</w:t>
      </w:r>
      <w:r w:rsidRPr="00C2703D">
        <w:rPr>
          <w:rFonts w:ascii="Times New Roman" w:eastAsia="LM Roman 9" w:hAnsi="Times New Roman" w:cs="Times New Roman"/>
          <w:color w:val="000000" w:themeColor="text1"/>
          <w:sz w:val="24"/>
          <w:szCs w:val="24"/>
        </w:rPr>
        <w:t>MM parameters</w:t>
      </w:r>
      <w:r w:rsidR="00516EBE" w:rsidRPr="00C2703D">
        <w:rPr>
          <w:rFonts w:ascii="Times New Roman" w:eastAsia="LM Roman 9" w:hAnsi="Times New Roman" w:cs="Times New Roman"/>
          <w:color w:val="000000" w:themeColor="text1"/>
          <w:sz w:val="24"/>
          <w:szCs w:val="24"/>
        </w:rPr>
        <w:t xml:space="preserve"> </w:t>
      </w:r>
      <w:proofErr w:type="spellStart"/>
      <w:r w:rsidR="00516EBE" w:rsidRPr="00C2703D">
        <w:rPr>
          <w:rFonts w:ascii="Times New Roman" w:eastAsia="LM Roman 9" w:hAnsi="Times New Roman" w:cs="Times New Roman"/>
          <w:i/>
          <w:color w:val="000000" w:themeColor="text1"/>
          <w:sz w:val="24"/>
          <w:szCs w:val="24"/>
        </w:rPr>
        <w:t>I</w:t>
      </w:r>
      <w:r w:rsidR="00516EBE" w:rsidRPr="00C2703D">
        <w:rPr>
          <w:rFonts w:ascii="Times New Roman" w:eastAsia="LM Roman 9" w:hAnsi="Times New Roman" w:cs="Times New Roman"/>
          <w:i/>
          <w:color w:val="000000" w:themeColor="text1"/>
          <w:sz w:val="24"/>
          <w:szCs w:val="24"/>
          <w:vertAlign w:val="subscript"/>
        </w:rPr>
        <w:t>m</w:t>
      </w:r>
      <w:proofErr w:type="spellEnd"/>
      <w:r w:rsidR="00516EBE" w:rsidRPr="00C2703D">
        <w:rPr>
          <w:rFonts w:ascii="Times New Roman" w:eastAsia="LM Roman 9" w:hAnsi="Times New Roman" w:cs="Times New Roman"/>
          <w:color w:val="000000" w:themeColor="text1"/>
          <w:sz w:val="24"/>
          <w:szCs w:val="24"/>
        </w:rPr>
        <w:t xml:space="preserve"> and </w:t>
      </w:r>
      <w:r w:rsidR="00516EBE" w:rsidRPr="00C2703D">
        <w:rPr>
          <w:rFonts w:ascii="Times New Roman" w:eastAsia="LM Roman 9" w:hAnsi="Times New Roman" w:cs="Times New Roman"/>
          <w:i/>
          <w:color w:val="000000" w:themeColor="text1"/>
          <w:sz w:val="24"/>
          <w:szCs w:val="24"/>
        </w:rPr>
        <w:t>K</w:t>
      </w:r>
      <w:r w:rsidR="00516EBE" w:rsidRPr="00C2703D">
        <w:rPr>
          <w:rFonts w:ascii="Times New Roman" w:eastAsia="LM Roman 9" w:hAnsi="Times New Roman" w:cs="Times New Roman"/>
          <w:i/>
          <w:color w:val="000000" w:themeColor="text1"/>
          <w:sz w:val="24"/>
          <w:szCs w:val="24"/>
          <w:vertAlign w:val="subscript"/>
        </w:rPr>
        <w:t>m</w:t>
      </w:r>
      <w:r w:rsidR="00516EBE" w:rsidRPr="00C2703D">
        <w:rPr>
          <w:rFonts w:ascii="Times New Roman" w:eastAsia="LM Roman 9" w:hAnsi="Times New Roman" w:cs="Times New Roman"/>
          <w:color w:val="000000" w:themeColor="text1"/>
          <w:sz w:val="24"/>
          <w:szCs w:val="24"/>
        </w:rPr>
        <w:t>) meaning that the results can be quite different for other ion types and different values of initial water content.</w:t>
      </w:r>
    </w:p>
    <w:p w:rsidR="00484846" w:rsidRPr="00C2703D" w:rsidRDefault="00484846" w:rsidP="00484846">
      <w:pPr>
        <w:spacing w:after="0" w:line="240" w:lineRule="auto"/>
        <w:ind w:firstLine="450"/>
        <w:jc w:val="both"/>
        <w:rPr>
          <w:rFonts w:ascii="Times New Roman" w:eastAsia="LM Roman 9" w:hAnsi="Times New Roman" w:cs="Times New Roman"/>
          <w:sz w:val="24"/>
          <w:szCs w:val="24"/>
        </w:rPr>
      </w:pPr>
      <w:r w:rsidRPr="00C2703D">
        <w:rPr>
          <w:rFonts w:ascii="Times New Roman" w:eastAsia="LM Roman 9" w:hAnsi="Times New Roman" w:cs="Times New Roman"/>
          <w:sz w:val="24"/>
          <w:szCs w:val="24"/>
        </w:rPr>
        <w:t xml:space="preserve">Figure 12 shows the changes in solute flux at root surface for all models. At low concentrations (or at the second falling rate stage: </w:t>
      </w:r>
      <w:r w:rsidRPr="00C2703D">
        <w:rPr>
          <w:rFonts w:ascii="Times New Roman" w:eastAsia="LM Roman 9" w:hAnsi="Times New Roman" w:cs="Times New Roman"/>
          <w:i/>
          <w:sz w:val="24"/>
          <w:szCs w:val="24"/>
        </w:rPr>
        <w:t>C&lt;</w:t>
      </w:r>
      <w:proofErr w:type="spellStart"/>
      <w:r w:rsidRPr="00C2703D">
        <w:rPr>
          <w:rFonts w:ascii="Times New Roman" w:eastAsia="LM Roman 9" w:hAnsi="Times New Roman" w:cs="Times New Roman"/>
          <w:i/>
          <w:sz w:val="24"/>
          <w:szCs w:val="24"/>
        </w:rPr>
        <w:t>C</w:t>
      </w:r>
      <w:r w:rsidRPr="00C2703D">
        <w:rPr>
          <w:rFonts w:ascii="Times New Roman" w:eastAsia="LM Roman 9" w:hAnsi="Times New Roman" w:cs="Times New Roman"/>
          <w:i/>
          <w:sz w:val="24"/>
          <w:szCs w:val="24"/>
          <w:vertAlign w:val="subscript"/>
        </w:rPr>
        <w:t>lim</w:t>
      </w:r>
      <w:proofErr w:type="spellEnd"/>
      <w:r w:rsidRPr="00C2703D">
        <w:rPr>
          <w:rFonts w:ascii="Times New Roman" w:eastAsia="LM Roman 9" w:hAnsi="Times New Roman" w:cs="Times New Roman"/>
          <w:sz w:val="24"/>
          <w:szCs w:val="24"/>
        </w:rPr>
        <w:t>), in LU and NLU, the solute flux decreases gradually over time (linear in relation to concentration but not linear in time) until the value of concentration is zero, where it will assume the zero-sink behavior.</w:t>
      </w:r>
    </w:p>
    <w:p w:rsidR="00484846" w:rsidRPr="00C2703D" w:rsidRDefault="00484846" w:rsidP="00484846">
      <w:pPr>
        <w:spacing w:after="0" w:line="240" w:lineRule="auto"/>
        <w:ind w:firstLine="450"/>
        <w:jc w:val="both"/>
        <w:rPr>
          <w:rFonts w:ascii="Times New Roman" w:eastAsia="LM Roman 9" w:hAnsi="Times New Roman" w:cs="Times New Roman"/>
          <w:sz w:val="24"/>
          <w:szCs w:val="24"/>
        </w:rPr>
      </w:pPr>
      <w:r w:rsidRPr="00C2703D">
        <w:rPr>
          <w:rFonts w:ascii="Times New Roman" w:eastAsia="LM Roman 9" w:hAnsi="Times New Roman" w:cs="Times New Roman"/>
          <w:sz w:val="24"/>
          <w:szCs w:val="24"/>
        </w:rPr>
        <w:t>The concentration profile through the distance from root axial center is shown in Figure 13. The different approaches (CU, LU and NLU) result in different final concentrations profiles. The concentration dependent models (LU and NLU) take up more solute from soil solution due to the higher uptake rate in the constant transpiration phase.</w:t>
      </w:r>
    </w:p>
    <w:p w:rsidR="00484846" w:rsidRPr="00C00B18" w:rsidRDefault="00484846" w:rsidP="00484846">
      <w:pPr>
        <w:spacing w:after="0" w:line="240" w:lineRule="auto"/>
        <w:ind w:firstLine="450"/>
        <w:jc w:val="both"/>
        <w:rPr>
          <w:rFonts w:ascii="Times New Roman" w:hAnsi="Times New Roman" w:cs="Times New Roman"/>
          <w:color w:val="000000" w:themeColor="text1"/>
          <w:sz w:val="24"/>
          <w:szCs w:val="24"/>
        </w:rPr>
      </w:pPr>
      <w:r w:rsidRPr="00C00B18">
        <w:rPr>
          <w:rFonts w:ascii="Times New Roman" w:eastAsia="LM Roman 9" w:hAnsi="Times New Roman" w:cs="Times New Roman"/>
          <w:color w:val="000000" w:themeColor="text1"/>
          <w:sz w:val="24"/>
          <w:szCs w:val="24"/>
        </w:rPr>
        <w:t xml:space="preserve">Figure </w:t>
      </w:r>
      <w:r w:rsidR="00C00B18" w:rsidRPr="00C00B18">
        <w:rPr>
          <w:rFonts w:ascii="Times New Roman" w:eastAsia="LM Roman 9" w:hAnsi="Times New Roman" w:cs="Times New Roman"/>
          <w:color w:val="000000" w:themeColor="text1"/>
          <w:sz w:val="24"/>
          <w:szCs w:val="24"/>
        </w:rPr>
        <w:t>14</w:t>
      </w:r>
      <w:r w:rsidRPr="00C00B18">
        <w:rPr>
          <w:rFonts w:ascii="Times New Roman" w:eastAsia="LM Roman 9" w:hAnsi="Times New Roman" w:cs="Times New Roman"/>
          <w:color w:val="000000" w:themeColor="text1"/>
          <w:sz w:val="24"/>
          <w:szCs w:val="24"/>
        </w:rPr>
        <w:t xml:space="preserve"> shows the relative transpiration as a function of time for the three model types. The proposed model is able to maintain the potential transpiration for a longer period of time due to the extraction by passive uptake only (</w:t>
      </w:r>
      <w:r w:rsidRPr="00C00B18">
        <w:rPr>
          <w:rFonts w:ascii="Times New Roman" w:eastAsia="LM Roman 9" w:hAnsi="Times New Roman" w:cs="Times New Roman"/>
          <w:i/>
          <w:color w:val="000000" w:themeColor="text1"/>
          <w:sz w:val="24"/>
          <w:szCs w:val="24"/>
        </w:rPr>
        <w:t>C &gt; C</w:t>
      </w:r>
      <w:r w:rsidRPr="00C00B18">
        <w:rPr>
          <w:rFonts w:ascii="Times New Roman" w:eastAsia="LM Roman 9" w:hAnsi="Times New Roman" w:cs="Times New Roman"/>
          <w:i/>
          <w:color w:val="000000" w:themeColor="text1"/>
          <w:sz w:val="24"/>
          <w:szCs w:val="24"/>
          <w:vertAlign w:val="subscript"/>
        </w:rPr>
        <w:t>2</w:t>
      </w:r>
      <w:r w:rsidRPr="00C00B18">
        <w:rPr>
          <w:rFonts w:ascii="Times New Roman" w:eastAsia="LM Roman 9" w:hAnsi="Times New Roman" w:cs="Times New Roman"/>
          <w:color w:val="000000" w:themeColor="text1"/>
          <w:sz w:val="24"/>
          <w:szCs w:val="24"/>
        </w:rPr>
        <w:t xml:space="preserve"> ) that keeps the osmotic head constant, allowing pressure head to reach smaller values at the onset of the limiting hydraulic conditions, as can be seen in Figure 6.</w:t>
      </w:r>
    </w:p>
    <w:p w:rsidR="00F20468" w:rsidRPr="003C3D89" w:rsidRDefault="00B635D7" w:rsidP="00484846">
      <w:pPr>
        <w:spacing w:after="0" w:line="240" w:lineRule="auto"/>
        <w:ind w:firstLine="450"/>
        <w:jc w:val="both"/>
        <w:rPr>
          <w:rFonts w:ascii="Times New Roman" w:eastAsia="LM Roman 9" w:hAnsi="Times New Roman" w:cs="Times New Roman"/>
          <w:color w:val="000000" w:themeColor="text1"/>
          <w:sz w:val="24"/>
          <w:szCs w:val="24"/>
        </w:rPr>
      </w:pPr>
      <w:r w:rsidRPr="003C3D89">
        <w:rPr>
          <w:rFonts w:ascii="Times New Roman" w:eastAsia="LM Roman 9" w:hAnsi="Times New Roman" w:cs="Times New Roman"/>
          <w:color w:val="000000" w:themeColor="text1"/>
          <w:sz w:val="24"/>
          <w:szCs w:val="24"/>
        </w:rPr>
        <w:t xml:space="preserve">Figure 15 shows that </w:t>
      </w:r>
      <w:r w:rsidR="00484846" w:rsidRPr="003C3D89">
        <w:rPr>
          <w:rFonts w:ascii="Times New Roman" w:eastAsia="LM Roman 9" w:hAnsi="Times New Roman" w:cs="Times New Roman"/>
          <w:color w:val="000000" w:themeColor="text1"/>
          <w:sz w:val="24"/>
          <w:szCs w:val="24"/>
        </w:rPr>
        <w:t xml:space="preserve">CU, LU and NLU </w:t>
      </w:r>
      <w:r w:rsidRPr="003C3D89">
        <w:rPr>
          <w:rFonts w:ascii="Times New Roman" w:eastAsia="LM Roman 9" w:hAnsi="Times New Roman" w:cs="Times New Roman"/>
          <w:color w:val="000000" w:themeColor="text1"/>
          <w:sz w:val="24"/>
          <w:szCs w:val="24"/>
        </w:rPr>
        <w:t>have</w:t>
      </w:r>
      <w:r w:rsidR="00484846" w:rsidRPr="003C3D89">
        <w:rPr>
          <w:rFonts w:ascii="Times New Roman" w:eastAsia="LM Roman 9" w:hAnsi="Times New Roman" w:cs="Times New Roman"/>
          <w:color w:val="000000" w:themeColor="text1"/>
          <w:sz w:val="24"/>
          <w:szCs w:val="24"/>
        </w:rPr>
        <w:t xml:space="preserve"> a more negative pressure head value </w:t>
      </w:r>
      <w:r w:rsidRPr="003C3D89">
        <w:rPr>
          <w:rFonts w:ascii="Times New Roman" w:eastAsia="LM Roman 9" w:hAnsi="Times New Roman" w:cs="Times New Roman"/>
          <w:color w:val="000000" w:themeColor="text1"/>
          <w:sz w:val="24"/>
          <w:szCs w:val="24"/>
        </w:rPr>
        <w:t xml:space="preserve">for </w:t>
      </w:r>
      <w:r w:rsidR="00484846" w:rsidRPr="003C3D89">
        <w:rPr>
          <w:rFonts w:ascii="Times New Roman" w:eastAsia="LM Roman 9" w:hAnsi="Times New Roman" w:cs="Times New Roman"/>
          <w:color w:val="000000" w:themeColor="text1"/>
          <w:sz w:val="24"/>
          <w:szCs w:val="24"/>
        </w:rPr>
        <w:t xml:space="preserve">the onset of limiting hydraulic condition </w:t>
      </w:r>
      <w:r w:rsidRPr="003C3D89">
        <w:rPr>
          <w:rFonts w:ascii="Times New Roman" w:eastAsia="LM Roman 9" w:hAnsi="Times New Roman" w:cs="Times New Roman"/>
          <w:color w:val="000000" w:themeColor="text1"/>
          <w:sz w:val="24"/>
          <w:szCs w:val="24"/>
        </w:rPr>
        <w:t xml:space="preserve">when compared to NU </w:t>
      </w:r>
      <w:r w:rsidR="00484846" w:rsidRPr="003C3D89">
        <w:rPr>
          <w:rFonts w:ascii="Times New Roman" w:eastAsia="LM Roman 9" w:hAnsi="Times New Roman" w:cs="Times New Roman"/>
          <w:color w:val="000000" w:themeColor="text1"/>
          <w:sz w:val="24"/>
          <w:szCs w:val="24"/>
        </w:rPr>
        <w:t xml:space="preserve">due to </w:t>
      </w:r>
      <w:r w:rsidRPr="003C3D89">
        <w:rPr>
          <w:rFonts w:ascii="Times New Roman" w:eastAsia="LM Roman 9" w:hAnsi="Times New Roman" w:cs="Times New Roman"/>
          <w:color w:val="000000" w:themeColor="text1"/>
          <w:sz w:val="24"/>
          <w:szCs w:val="24"/>
        </w:rPr>
        <w:t xml:space="preserve">solute uptake that causes a increase in osmotic head (becomes less negative) and, in turn, decreasing pressure head. Thus, </w:t>
      </w:r>
      <w:r w:rsidRPr="003C3D89">
        <w:rPr>
          <w:rFonts w:ascii="Times New Roman" w:eastAsia="LM Roman 9" w:hAnsi="Times New Roman" w:cs="Times New Roman"/>
          <w:color w:val="000000" w:themeColor="text1"/>
          <w:sz w:val="24"/>
          <w:szCs w:val="24"/>
        </w:rPr>
        <w:lastRenderedPageBreak/>
        <w:t xml:space="preserve">the first falling rate phase of relative transpiration extends in time. The solute uptake at the beginning of the simulation (for concentrations </w:t>
      </w:r>
      <w:r w:rsidR="00F20468" w:rsidRPr="003C3D89">
        <w:rPr>
          <w:rFonts w:ascii="Times New Roman" w:eastAsia="LM Roman 9" w:hAnsi="Times New Roman" w:cs="Times New Roman"/>
          <w:color w:val="000000" w:themeColor="text1"/>
          <w:sz w:val="24"/>
          <w:szCs w:val="24"/>
        </w:rPr>
        <w:t>greater than</w:t>
      </w:r>
      <w:r w:rsidRPr="003C3D89">
        <w:rPr>
          <w:rFonts w:ascii="Times New Roman" w:eastAsia="LM Roman 9" w:hAnsi="Times New Roman" w:cs="Times New Roman"/>
          <w:color w:val="000000" w:themeColor="text1"/>
          <w:sz w:val="24"/>
          <w:szCs w:val="24"/>
        </w:rPr>
        <w:t xml:space="preserve"> </w:t>
      </w:r>
      <w:r w:rsidRPr="003C3D89">
        <w:rPr>
          <w:rFonts w:ascii="Times New Roman" w:eastAsia="LM Roman 9" w:hAnsi="Times New Roman" w:cs="Times New Roman"/>
          <w:i/>
          <w:color w:val="000000" w:themeColor="text1"/>
          <w:sz w:val="24"/>
          <w:szCs w:val="24"/>
        </w:rPr>
        <w:t>C</w:t>
      </w:r>
      <w:r w:rsidRPr="003C3D89">
        <w:rPr>
          <w:rFonts w:ascii="Times New Roman" w:eastAsia="LM Roman 9" w:hAnsi="Times New Roman" w:cs="Times New Roman"/>
          <w:i/>
          <w:color w:val="000000" w:themeColor="text1"/>
          <w:sz w:val="24"/>
          <w:szCs w:val="24"/>
          <w:vertAlign w:val="subscript"/>
        </w:rPr>
        <w:t>2</w:t>
      </w:r>
      <w:r w:rsidRPr="003C3D89">
        <w:rPr>
          <w:rFonts w:ascii="Times New Roman" w:eastAsia="LM Roman 9" w:hAnsi="Times New Roman" w:cs="Times New Roman"/>
          <w:color w:val="000000" w:themeColor="text1"/>
          <w:sz w:val="24"/>
          <w:szCs w:val="24"/>
        </w:rPr>
        <w:t>)</w:t>
      </w:r>
      <w:r w:rsidR="00F20468" w:rsidRPr="003C3D89">
        <w:rPr>
          <w:rFonts w:ascii="Times New Roman" w:eastAsia="LM Roman 9" w:hAnsi="Times New Roman" w:cs="Times New Roman"/>
          <w:color w:val="000000" w:themeColor="text1"/>
          <w:sz w:val="24"/>
          <w:szCs w:val="24"/>
        </w:rPr>
        <w:t xml:space="preserve"> caused a greater accumulation of solute in the plant and also influenced the final solute profile, in which LU and NLU have </w:t>
      </w:r>
      <w:r w:rsidR="00D324A3" w:rsidRPr="003C3D89">
        <w:rPr>
          <w:rFonts w:ascii="Times New Roman" w:eastAsia="LM Roman 9" w:hAnsi="Times New Roman" w:cs="Times New Roman"/>
          <w:color w:val="000000" w:themeColor="text1"/>
          <w:sz w:val="24"/>
          <w:szCs w:val="24"/>
        </w:rPr>
        <w:t>less solute left in the soil profile</w:t>
      </w:r>
      <w:r w:rsidR="00F20468" w:rsidRPr="003C3D89">
        <w:rPr>
          <w:rFonts w:ascii="Times New Roman" w:eastAsia="LM Roman 9" w:hAnsi="Times New Roman" w:cs="Times New Roman"/>
          <w:color w:val="000000" w:themeColor="text1"/>
          <w:sz w:val="24"/>
          <w:szCs w:val="24"/>
        </w:rPr>
        <w:t xml:space="preserve"> (Figure 13).</w:t>
      </w:r>
    </w:p>
    <w:p w:rsidR="003C3D89" w:rsidRPr="003C3D89" w:rsidRDefault="002F05ED" w:rsidP="00484846">
      <w:pPr>
        <w:spacing w:after="0" w:line="240" w:lineRule="auto"/>
        <w:ind w:firstLine="450"/>
        <w:jc w:val="both"/>
        <w:rPr>
          <w:rFonts w:ascii="Times New Roman" w:hAnsi="Times New Roman" w:cs="Times New Roman"/>
          <w:color w:val="000000" w:themeColor="text1"/>
          <w:sz w:val="24"/>
          <w:szCs w:val="24"/>
        </w:rPr>
      </w:pPr>
      <w:r w:rsidRPr="003C3D89">
        <w:rPr>
          <w:rFonts w:ascii="Times New Roman" w:hAnsi="Times New Roman" w:cs="Times New Roman"/>
          <w:color w:val="000000" w:themeColor="text1"/>
          <w:sz w:val="24"/>
          <w:szCs w:val="24"/>
        </w:rPr>
        <w:t>At the onset of the second falling rate phase (</w:t>
      </w:r>
      <w:r w:rsidRPr="003C3D89">
        <w:rPr>
          <w:rFonts w:ascii="Times New Roman" w:hAnsi="Times New Roman" w:cs="Times New Roman"/>
          <w:i/>
          <w:color w:val="000000" w:themeColor="text1"/>
          <w:sz w:val="24"/>
          <w:szCs w:val="24"/>
        </w:rPr>
        <w:t>C&lt;</w:t>
      </w:r>
      <w:proofErr w:type="spellStart"/>
      <w:r w:rsidRPr="003C3D89">
        <w:rPr>
          <w:rFonts w:ascii="Times New Roman" w:hAnsi="Times New Roman" w:cs="Times New Roman"/>
          <w:i/>
          <w:color w:val="000000" w:themeColor="text1"/>
          <w:sz w:val="24"/>
          <w:szCs w:val="24"/>
        </w:rPr>
        <w:t>C</w:t>
      </w:r>
      <w:r w:rsidRPr="003C3D89">
        <w:rPr>
          <w:rFonts w:ascii="Times New Roman" w:hAnsi="Times New Roman" w:cs="Times New Roman"/>
          <w:i/>
          <w:color w:val="000000" w:themeColor="text1"/>
          <w:sz w:val="24"/>
          <w:szCs w:val="24"/>
          <w:vertAlign w:val="subscript"/>
        </w:rPr>
        <w:t>lim</w:t>
      </w:r>
      <w:proofErr w:type="spellEnd"/>
      <w:r w:rsidRPr="003C3D89">
        <w:rPr>
          <w:rFonts w:ascii="Times New Roman" w:hAnsi="Times New Roman" w:cs="Times New Roman"/>
          <w:color w:val="000000" w:themeColor="text1"/>
          <w:sz w:val="24"/>
          <w:szCs w:val="24"/>
        </w:rPr>
        <w:t>), water and solute fluxes decreases rapidly. In Figures 10 and 20 w</w:t>
      </w:r>
      <w:r w:rsidR="00484846" w:rsidRPr="003C3D89">
        <w:rPr>
          <w:rFonts w:ascii="Times New Roman" w:hAnsi="Times New Roman" w:cs="Times New Roman"/>
          <w:color w:val="000000" w:themeColor="text1"/>
          <w:sz w:val="24"/>
          <w:szCs w:val="24"/>
        </w:rPr>
        <w:t xml:space="preserve">e can see that from day 4 to day 5, the </w:t>
      </w:r>
      <w:r w:rsidRPr="003C3D89">
        <w:rPr>
          <w:rFonts w:ascii="Times New Roman" w:hAnsi="Times New Roman" w:cs="Times New Roman"/>
          <w:color w:val="000000" w:themeColor="text1"/>
          <w:sz w:val="24"/>
          <w:szCs w:val="24"/>
        </w:rPr>
        <w:t>fluxes</w:t>
      </w:r>
      <w:r w:rsidR="00484846" w:rsidRPr="003C3D89">
        <w:rPr>
          <w:rFonts w:ascii="Times New Roman" w:hAnsi="Times New Roman" w:cs="Times New Roman"/>
          <w:color w:val="000000" w:themeColor="text1"/>
          <w:sz w:val="24"/>
          <w:szCs w:val="24"/>
        </w:rPr>
        <w:t xml:space="preserve"> </w:t>
      </w:r>
      <w:r w:rsidRPr="003C3D89">
        <w:rPr>
          <w:rFonts w:ascii="Times New Roman" w:hAnsi="Times New Roman" w:cs="Times New Roman"/>
          <w:color w:val="000000" w:themeColor="text1"/>
          <w:sz w:val="24"/>
          <w:szCs w:val="24"/>
        </w:rPr>
        <w:t>are rapidly</w:t>
      </w:r>
      <w:r w:rsidR="00484846" w:rsidRPr="003C3D89">
        <w:rPr>
          <w:rFonts w:ascii="Times New Roman" w:hAnsi="Times New Roman" w:cs="Times New Roman"/>
          <w:color w:val="000000" w:themeColor="text1"/>
          <w:sz w:val="24"/>
          <w:szCs w:val="24"/>
        </w:rPr>
        <w:t xml:space="preserve"> </w:t>
      </w:r>
      <w:r w:rsidRPr="003C3D89">
        <w:rPr>
          <w:rFonts w:ascii="Times New Roman" w:hAnsi="Times New Roman" w:cs="Times New Roman"/>
          <w:color w:val="000000" w:themeColor="text1"/>
          <w:sz w:val="24"/>
          <w:szCs w:val="24"/>
        </w:rPr>
        <w:t>reduced</w:t>
      </w:r>
      <w:r w:rsidR="003C3D89" w:rsidRPr="003C3D89">
        <w:rPr>
          <w:rFonts w:ascii="Times New Roman" w:hAnsi="Times New Roman" w:cs="Times New Roman"/>
          <w:color w:val="000000" w:themeColor="text1"/>
          <w:sz w:val="24"/>
          <w:szCs w:val="24"/>
        </w:rPr>
        <w:t>, the water flux is near zero in the whole profile, meaning zero or really small convection. Thus, within this period, the transport of solute is made mainly by diffusion and the results of this diffusive transport can be visualized in Figures 17 and 18.</w:t>
      </w:r>
    </w:p>
    <w:p w:rsidR="00484846" w:rsidRPr="00C2703D" w:rsidRDefault="00484846" w:rsidP="00484846">
      <w:pPr>
        <w:spacing w:after="0" w:line="240" w:lineRule="auto"/>
        <w:ind w:firstLine="450"/>
        <w:jc w:val="both"/>
        <w:rPr>
          <w:rFonts w:ascii="Times New Roman" w:hAnsi="Times New Roman" w:cs="Times New Roman"/>
          <w:color w:val="C00000"/>
          <w:sz w:val="24"/>
          <w:szCs w:val="24"/>
        </w:rPr>
      </w:pPr>
    </w:p>
    <w:p w:rsidR="00484846" w:rsidRPr="00C2703D" w:rsidRDefault="00484846" w:rsidP="0036263D">
      <w:pPr>
        <w:spacing w:after="0" w:line="240" w:lineRule="auto"/>
        <w:ind w:firstLine="450"/>
        <w:jc w:val="both"/>
        <w:rPr>
          <w:rFonts w:ascii="Times New Roman" w:eastAsia="LM Roman 9" w:hAnsi="Times New Roman" w:cs="Times New Roman"/>
          <w:color w:val="000000" w:themeColor="text1"/>
          <w:sz w:val="24"/>
          <w:szCs w:val="24"/>
        </w:rPr>
      </w:pPr>
    </w:p>
    <w:p w:rsidR="0036263D" w:rsidRPr="00C2703D" w:rsidRDefault="0036263D" w:rsidP="0036263D">
      <w:pPr>
        <w:spacing w:after="0" w:line="240" w:lineRule="auto"/>
        <w:ind w:firstLine="450"/>
        <w:jc w:val="both"/>
        <w:rPr>
          <w:rFonts w:ascii="Times New Roman" w:hAnsi="Times New Roman" w:cs="Times New Roman"/>
          <w:sz w:val="24"/>
          <w:szCs w:val="24"/>
        </w:rPr>
      </w:pPr>
    </w:p>
    <w:p w:rsidR="005754C2" w:rsidRPr="00AB232F" w:rsidRDefault="00504660">
      <w:pPr>
        <w:spacing w:after="0" w:line="240" w:lineRule="auto"/>
        <w:jc w:val="center"/>
        <w:rPr>
          <w:rFonts w:ascii="Times New Roman" w:hAnsi="Times New Roman" w:cs="Times New Roman"/>
          <w:sz w:val="20"/>
        </w:rPr>
      </w:pPr>
      <w:r w:rsidRPr="00AB232F">
        <w:rPr>
          <w:rFonts w:ascii="Times New Roman" w:hAnsi="Times New Roman" w:cs="Times New Roman"/>
          <w:noProof/>
          <w:sz w:val="20"/>
          <w:lang w:val="pt-BR" w:eastAsia="pt-BR"/>
        </w:rPr>
        <w:drawing>
          <wp:inline distT="0" distB="0" distL="0" distR="0">
            <wp:extent cx="4379976" cy="3291840"/>
            <wp:effectExtent l="0" t="0" r="1905" b="381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xt.png"/>
                    <pic:cNvPicPr/>
                  </pic:nvPicPr>
                  <pic:blipFill>
                    <a:blip r:embed="rId5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379976" cy="3291840"/>
                    </a:xfrm>
                    <a:prstGeom prst="rect">
                      <a:avLst/>
                    </a:prstGeom>
                  </pic:spPr>
                </pic:pic>
              </a:graphicData>
            </a:graphic>
          </wp:inline>
        </w:drawing>
      </w:r>
    </w:p>
    <w:p w:rsidR="005754C2" w:rsidRDefault="00302D4E">
      <w:pPr>
        <w:spacing w:after="0" w:line="240" w:lineRule="auto"/>
        <w:jc w:val="both"/>
        <w:rPr>
          <w:rFonts w:ascii="Times New Roman" w:eastAsia="LM Roman 9" w:hAnsi="Times New Roman" w:cs="Times New Roman"/>
          <w:sz w:val="20"/>
        </w:rPr>
      </w:pPr>
      <w:proofErr w:type="gramStart"/>
      <w:r w:rsidRPr="00AB232F">
        <w:rPr>
          <w:rFonts w:ascii="Times New Roman" w:eastAsia="LM Roman 9" w:hAnsi="Times New Roman" w:cs="Times New Roman"/>
          <w:sz w:val="20"/>
        </w:rPr>
        <w:t xml:space="preserve">Figure </w:t>
      </w:r>
      <w:r w:rsidR="003A4E6B" w:rsidRPr="00AB232F">
        <w:rPr>
          <w:rFonts w:ascii="Times New Roman" w:eastAsia="LM Roman 9" w:hAnsi="Times New Roman" w:cs="Times New Roman"/>
          <w:sz w:val="20"/>
        </w:rPr>
        <w:t>11</w:t>
      </w:r>
      <w:r w:rsidRPr="00AB232F">
        <w:rPr>
          <w:rFonts w:ascii="Times New Roman" w:eastAsia="LM Roman 9" w:hAnsi="Times New Roman" w:cs="Times New Roman"/>
          <w:sz w:val="20"/>
        </w:rPr>
        <w:t>.</w:t>
      </w:r>
      <w:proofErr w:type="gramEnd"/>
      <w:r w:rsidRPr="00AB232F">
        <w:rPr>
          <w:rFonts w:ascii="Times New Roman" w:eastAsia="LM Roman 9" w:hAnsi="Times New Roman" w:cs="Times New Roman"/>
          <w:sz w:val="20"/>
        </w:rPr>
        <w:t xml:space="preserve"> Solute concentration in soil water at root surface as a function of time</w:t>
      </w:r>
    </w:p>
    <w:p w:rsidR="00AB232F" w:rsidRDefault="00AB232F">
      <w:pPr>
        <w:spacing w:after="0" w:line="240" w:lineRule="auto"/>
        <w:jc w:val="both"/>
        <w:rPr>
          <w:rFonts w:ascii="Times New Roman" w:eastAsia="LM Roman 9" w:hAnsi="Times New Roman" w:cs="Times New Roman"/>
          <w:sz w:val="20"/>
        </w:rPr>
      </w:pPr>
    </w:p>
    <w:p w:rsidR="005754C2" w:rsidRPr="00AB232F" w:rsidRDefault="00504660">
      <w:pPr>
        <w:spacing w:after="0" w:line="240" w:lineRule="auto"/>
        <w:jc w:val="center"/>
        <w:rPr>
          <w:rFonts w:ascii="Times New Roman" w:hAnsi="Times New Roman" w:cs="Times New Roman"/>
          <w:sz w:val="20"/>
        </w:rPr>
      </w:pPr>
      <w:r w:rsidRPr="00AB232F">
        <w:rPr>
          <w:rFonts w:ascii="Times New Roman" w:hAnsi="Times New Roman" w:cs="Times New Roman"/>
          <w:noProof/>
          <w:sz w:val="20"/>
          <w:lang w:val="pt-BR" w:eastAsia="pt-BR"/>
        </w:rPr>
        <w:lastRenderedPageBreak/>
        <w:drawing>
          <wp:inline distT="0" distB="0" distL="0" distR="0">
            <wp:extent cx="4389120" cy="3291840"/>
            <wp:effectExtent l="0" t="0" r="0" b="381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sxt.png"/>
                    <pic:cNvPicPr/>
                  </pic:nvPicPr>
                  <pic:blipFill>
                    <a:blip r:embed="rId5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389120" cy="3291840"/>
                    </a:xfrm>
                    <a:prstGeom prst="rect">
                      <a:avLst/>
                    </a:prstGeom>
                  </pic:spPr>
                </pic:pic>
              </a:graphicData>
            </a:graphic>
          </wp:inline>
        </w:drawing>
      </w:r>
    </w:p>
    <w:p w:rsidR="005754C2" w:rsidRPr="00AB232F" w:rsidRDefault="00302D4E">
      <w:pPr>
        <w:spacing w:after="0" w:line="240" w:lineRule="auto"/>
        <w:jc w:val="both"/>
        <w:rPr>
          <w:rFonts w:ascii="Times New Roman" w:hAnsi="Times New Roman" w:cs="Times New Roman"/>
          <w:sz w:val="20"/>
        </w:rPr>
      </w:pPr>
      <w:proofErr w:type="gramStart"/>
      <w:r w:rsidRPr="00AB232F">
        <w:rPr>
          <w:rFonts w:ascii="Times New Roman" w:eastAsia="LM Roman 9" w:hAnsi="Times New Roman" w:cs="Times New Roman"/>
          <w:sz w:val="20"/>
        </w:rPr>
        <w:t xml:space="preserve">Figure </w:t>
      </w:r>
      <w:r w:rsidR="003A4E6B" w:rsidRPr="00AB232F">
        <w:rPr>
          <w:rFonts w:ascii="Times New Roman" w:eastAsia="LM Roman 9" w:hAnsi="Times New Roman" w:cs="Times New Roman"/>
          <w:sz w:val="20"/>
        </w:rPr>
        <w:t>12</w:t>
      </w:r>
      <w:r w:rsidRPr="00AB232F">
        <w:rPr>
          <w:rFonts w:ascii="Times New Roman" w:eastAsia="LM Roman 9" w:hAnsi="Times New Roman" w:cs="Times New Roman"/>
          <w:sz w:val="20"/>
        </w:rPr>
        <w:t>.</w:t>
      </w:r>
      <w:proofErr w:type="gramEnd"/>
      <w:r w:rsidRPr="00AB232F">
        <w:rPr>
          <w:rFonts w:ascii="Times New Roman" w:eastAsia="LM Roman 9" w:hAnsi="Times New Roman" w:cs="Times New Roman"/>
          <w:sz w:val="20"/>
        </w:rPr>
        <w:t xml:space="preserve"> Solute flux density at root surface as a function of time</w:t>
      </w:r>
    </w:p>
    <w:p w:rsidR="005754C2" w:rsidRPr="00AB232F" w:rsidRDefault="00504660">
      <w:pPr>
        <w:spacing w:after="0" w:line="240" w:lineRule="auto"/>
        <w:jc w:val="center"/>
        <w:rPr>
          <w:rFonts w:ascii="Times New Roman" w:hAnsi="Times New Roman" w:cs="Times New Roman"/>
          <w:sz w:val="20"/>
        </w:rPr>
      </w:pPr>
      <w:r w:rsidRPr="00AB232F">
        <w:rPr>
          <w:rFonts w:ascii="Times New Roman" w:hAnsi="Times New Roman" w:cs="Times New Roman"/>
          <w:noProof/>
          <w:sz w:val="20"/>
          <w:lang w:val="pt-BR" w:eastAsia="pt-BR"/>
        </w:rPr>
        <w:drawing>
          <wp:inline distT="0" distB="0" distL="0" distR="0">
            <wp:extent cx="4389120" cy="3291840"/>
            <wp:effectExtent l="0" t="0" r="0" b="3810"/>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xr.png"/>
                    <pic:cNvPicPr/>
                  </pic:nvPicPr>
                  <pic:blipFill>
                    <a:blip r:embed="rId5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389120" cy="3291840"/>
                    </a:xfrm>
                    <a:prstGeom prst="rect">
                      <a:avLst/>
                    </a:prstGeom>
                  </pic:spPr>
                </pic:pic>
              </a:graphicData>
            </a:graphic>
          </wp:inline>
        </w:drawing>
      </w:r>
    </w:p>
    <w:p w:rsidR="005754C2" w:rsidRDefault="00302D4E">
      <w:pPr>
        <w:spacing w:after="0" w:line="240" w:lineRule="auto"/>
        <w:jc w:val="both"/>
        <w:rPr>
          <w:rFonts w:ascii="Times New Roman" w:eastAsia="LM Roman 9" w:hAnsi="Times New Roman" w:cs="Times New Roman"/>
          <w:sz w:val="20"/>
        </w:rPr>
      </w:pPr>
      <w:proofErr w:type="gramStart"/>
      <w:r w:rsidRPr="00AB232F">
        <w:rPr>
          <w:rFonts w:ascii="Times New Roman" w:eastAsia="LM Roman 9" w:hAnsi="Times New Roman" w:cs="Times New Roman"/>
          <w:sz w:val="20"/>
        </w:rPr>
        <w:t xml:space="preserve">Figure </w:t>
      </w:r>
      <w:r w:rsidR="003A4E6B" w:rsidRPr="00AB232F">
        <w:rPr>
          <w:rFonts w:ascii="Times New Roman" w:eastAsia="LM Roman 9" w:hAnsi="Times New Roman" w:cs="Times New Roman"/>
          <w:sz w:val="20"/>
        </w:rPr>
        <w:t>13</w:t>
      </w:r>
      <w:r w:rsidRPr="00AB232F">
        <w:rPr>
          <w:rFonts w:ascii="Times New Roman" w:eastAsia="LM Roman 9" w:hAnsi="Times New Roman" w:cs="Times New Roman"/>
          <w:sz w:val="20"/>
        </w:rPr>
        <w:t>.</w:t>
      </w:r>
      <w:proofErr w:type="gramEnd"/>
      <w:r w:rsidRPr="00AB232F">
        <w:rPr>
          <w:rFonts w:ascii="Times New Roman" w:eastAsia="LM Roman 9" w:hAnsi="Times New Roman" w:cs="Times New Roman"/>
          <w:sz w:val="20"/>
        </w:rPr>
        <w:t xml:space="preserve"> Solute concentration in soil water as a function of distance from axial center at the time when relative transpiration is less than 0.01</w:t>
      </w:r>
    </w:p>
    <w:p w:rsidR="00AB232F" w:rsidRDefault="00AB232F">
      <w:pPr>
        <w:spacing w:after="0" w:line="240" w:lineRule="auto"/>
        <w:jc w:val="both"/>
        <w:rPr>
          <w:rFonts w:ascii="Times New Roman" w:eastAsia="LM Roman 9" w:hAnsi="Times New Roman" w:cs="Times New Roman"/>
          <w:sz w:val="20"/>
        </w:rPr>
      </w:pPr>
    </w:p>
    <w:p w:rsidR="005754C2" w:rsidRPr="00AB232F" w:rsidRDefault="00504660">
      <w:pPr>
        <w:spacing w:after="0" w:line="240" w:lineRule="auto"/>
        <w:jc w:val="center"/>
        <w:rPr>
          <w:rFonts w:ascii="Times New Roman" w:hAnsi="Times New Roman" w:cs="Times New Roman"/>
          <w:sz w:val="20"/>
        </w:rPr>
      </w:pPr>
      <w:r w:rsidRPr="00AB232F">
        <w:rPr>
          <w:rFonts w:ascii="Times New Roman" w:hAnsi="Times New Roman" w:cs="Times New Roman"/>
          <w:noProof/>
          <w:sz w:val="20"/>
          <w:lang w:val="pt-BR" w:eastAsia="pt-BR"/>
        </w:rPr>
        <w:lastRenderedPageBreak/>
        <w:drawing>
          <wp:inline distT="0" distB="0" distL="0" distR="0">
            <wp:extent cx="4389120" cy="3291840"/>
            <wp:effectExtent l="0" t="0" r="0" b="3810"/>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xt.png"/>
                    <pic:cNvPicPr/>
                  </pic:nvPicPr>
                  <pic:blipFill>
                    <a:blip r:embed="rId5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389120" cy="3291840"/>
                    </a:xfrm>
                    <a:prstGeom prst="rect">
                      <a:avLst/>
                    </a:prstGeom>
                  </pic:spPr>
                </pic:pic>
              </a:graphicData>
            </a:graphic>
          </wp:inline>
        </w:drawing>
      </w:r>
    </w:p>
    <w:p w:rsidR="005754C2" w:rsidRPr="00AB232F" w:rsidRDefault="00302D4E">
      <w:pPr>
        <w:spacing w:after="0" w:line="240" w:lineRule="auto"/>
        <w:jc w:val="both"/>
        <w:rPr>
          <w:rFonts w:ascii="Times New Roman" w:hAnsi="Times New Roman" w:cs="Times New Roman"/>
          <w:sz w:val="20"/>
        </w:rPr>
      </w:pPr>
      <w:proofErr w:type="gramStart"/>
      <w:r w:rsidRPr="00AB232F">
        <w:rPr>
          <w:rFonts w:ascii="Times New Roman" w:eastAsia="LM Roman 9" w:hAnsi="Times New Roman" w:cs="Times New Roman"/>
          <w:sz w:val="20"/>
        </w:rPr>
        <w:t xml:space="preserve">Figure </w:t>
      </w:r>
      <w:r w:rsidR="003A4E6B" w:rsidRPr="00AB232F">
        <w:rPr>
          <w:rFonts w:ascii="Times New Roman" w:eastAsia="LM Roman 9" w:hAnsi="Times New Roman" w:cs="Times New Roman"/>
          <w:sz w:val="20"/>
        </w:rPr>
        <w:t>14</w:t>
      </w:r>
      <w:r w:rsidRPr="00AB232F">
        <w:rPr>
          <w:rFonts w:ascii="Times New Roman" w:eastAsia="LM Roman 9" w:hAnsi="Times New Roman" w:cs="Times New Roman"/>
          <w:sz w:val="20"/>
        </w:rPr>
        <w:t>.</w:t>
      </w:r>
      <w:proofErr w:type="gramEnd"/>
      <w:r w:rsidRPr="00AB232F">
        <w:rPr>
          <w:rFonts w:ascii="Times New Roman" w:eastAsia="LM Roman 9" w:hAnsi="Times New Roman" w:cs="Times New Roman"/>
          <w:sz w:val="20"/>
        </w:rPr>
        <w:t xml:space="preserve"> Relative transpiration as a function of time</w:t>
      </w:r>
    </w:p>
    <w:p w:rsidR="005754C2" w:rsidRPr="00AB232F" w:rsidRDefault="005754C2">
      <w:pPr>
        <w:spacing w:after="0" w:line="240" w:lineRule="auto"/>
        <w:jc w:val="center"/>
        <w:rPr>
          <w:rFonts w:ascii="Times New Roman" w:hAnsi="Times New Roman" w:cs="Times New Roman"/>
          <w:sz w:val="20"/>
        </w:rPr>
      </w:pPr>
    </w:p>
    <w:p w:rsidR="005754C2" w:rsidRPr="00AB232F" w:rsidRDefault="005754C2">
      <w:pPr>
        <w:spacing w:after="0" w:line="240" w:lineRule="auto"/>
        <w:jc w:val="both"/>
        <w:rPr>
          <w:rFonts w:ascii="Times New Roman" w:hAnsi="Times New Roman" w:cs="Times New Roman"/>
          <w:sz w:val="20"/>
        </w:rPr>
      </w:pPr>
    </w:p>
    <w:p w:rsidR="005754C2" w:rsidRPr="00AB232F" w:rsidRDefault="00504660">
      <w:pPr>
        <w:spacing w:after="0" w:line="240" w:lineRule="auto"/>
        <w:jc w:val="center"/>
        <w:rPr>
          <w:rFonts w:ascii="Times New Roman" w:hAnsi="Times New Roman" w:cs="Times New Roman"/>
          <w:sz w:val="20"/>
        </w:rPr>
      </w:pPr>
      <w:r w:rsidRPr="00AB232F">
        <w:rPr>
          <w:rFonts w:ascii="Times New Roman" w:hAnsi="Times New Roman" w:cs="Times New Roman"/>
          <w:noProof/>
          <w:sz w:val="20"/>
          <w:lang w:val="pt-BR" w:eastAsia="pt-BR"/>
        </w:rPr>
        <w:drawing>
          <wp:inline distT="0" distB="0" distL="0" distR="0">
            <wp:extent cx="4389120" cy="3291840"/>
            <wp:effectExtent l="0" t="0" r="0" b="3810"/>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xh.png"/>
                    <pic:cNvPicPr/>
                  </pic:nvPicPr>
                  <pic:blipFill>
                    <a:blip r:embed="rId4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389120" cy="3291840"/>
                    </a:xfrm>
                    <a:prstGeom prst="rect">
                      <a:avLst/>
                    </a:prstGeom>
                  </pic:spPr>
                </pic:pic>
              </a:graphicData>
            </a:graphic>
          </wp:inline>
        </w:drawing>
      </w:r>
    </w:p>
    <w:p w:rsidR="00504660" w:rsidRPr="00AB232F" w:rsidRDefault="00302D4E">
      <w:pPr>
        <w:spacing w:after="0" w:line="240" w:lineRule="auto"/>
        <w:jc w:val="both"/>
        <w:rPr>
          <w:rFonts w:ascii="Times New Roman" w:eastAsia="LM Roman 9" w:hAnsi="Times New Roman" w:cs="Times New Roman"/>
          <w:sz w:val="20"/>
        </w:rPr>
      </w:pPr>
      <w:proofErr w:type="gramStart"/>
      <w:r w:rsidRPr="00AB232F">
        <w:rPr>
          <w:rFonts w:ascii="Times New Roman" w:eastAsia="LM Roman 9" w:hAnsi="Times New Roman" w:cs="Times New Roman"/>
          <w:sz w:val="20"/>
        </w:rPr>
        <w:t xml:space="preserve">Figure </w:t>
      </w:r>
      <w:r w:rsidR="003A4E6B" w:rsidRPr="00AB232F">
        <w:rPr>
          <w:rFonts w:ascii="Times New Roman" w:eastAsia="LM Roman 9" w:hAnsi="Times New Roman" w:cs="Times New Roman"/>
          <w:sz w:val="20"/>
        </w:rPr>
        <w:t>15</w:t>
      </w:r>
      <w:r w:rsidRPr="00AB232F">
        <w:rPr>
          <w:rFonts w:ascii="Times New Roman" w:eastAsia="LM Roman 9" w:hAnsi="Times New Roman" w:cs="Times New Roman"/>
          <w:sz w:val="20"/>
        </w:rPr>
        <w:t>.</w:t>
      </w:r>
      <w:proofErr w:type="gramEnd"/>
      <w:r w:rsidRPr="00AB232F">
        <w:rPr>
          <w:rFonts w:ascii="Times New Roman" w:eastAsia="LM Roman 9" w:hAnsi="Times New Roman" w:cs="Times New Roman"/>
          <w:sz w:val="20"/>
        </w:rPr>
        <w:t xml:space="preserve"> Relative transpiration as a function of pressure head at root surface</w:t>
      </w:r>
    </w:p>
    <w:p w:rsidR="00AB232F" w:rsidRDefault="00AB232F">
      <w:pPr>
        <w:spacing w:after="0" w:line="240" w:lineRule="auto"/>
        <w:jc w:val="both"/>
        <w:rPr>
          <w:rFonts w:ascii="Times New Roman" w:eastAsia="LM Roman 9" w:hAnsi="Times New Roman" w:cs="Times New Roman"/>
          <w:sz w:val="20"/>
        </w:rPr>
      </w:pPr>
    </w:p>
    <w:p w:rsidR="00AB232F" w:rsidRPr="00AB232F" w:rsidRDefault="00AB232F">
      <w:pPr>
        <w:spacing w:after="0" w:line="240" w:lineRule="auto"/>
        <w:jc w:val="both"/>
        <w:rPr>
          <w:rFonts w:ascii="Times New Roman" w:eastAsia="LM Roman 9" w:hAnsi="Times New Roman" w:cs="Times New Roman"/>
          <w:sz w:val="20"/>
        </w:rPr>
      </w:pPr>
    </w:p>
    <w:p w:rsidR="005754C2" w:rsidRPr="00AB232F" w:rsidRDefault="00504660">
      <w:pPr>
        <w:spacing w:after="0" w:line="240" w:lineRule="auto"/>
        <w:jc w:val="center"/>
        <w:rPr>
          <w:rFonts w:ascii="Times New Roman" w:hAnsi="Times New Roman" w:cs="Times New Roman"/>
          <w:sz w:val="20"/>
        </w:rPr>
      </w:pPr>
      <w:r w:rsidRPr="00AB232F">
        <w:rPr>
          <w:rFonts w:ascii="Times New Roman" w:hAnsi="Times New Roman" w:cs="Times New Roman"/>
          <w:noProof/>
          <w:sz w:val="20"/>
          <w:lang w:val="pt-BR" w:eastAsia="pt-BR"/>
        </w:rPr>
        <w:lastRenderedPageBreak/>
        <w:drawing>
          <wp:inline distT="0" distB="0" distL="0" distR="0">
            <wp:extent cx="4389120" cy="3291840"/>
            <wp:effectExtent l="0" t="0" r="0" b="3810"/>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umxt.png"/>
                    <pic:cNvPicPr/>
                  </pic:nvPicPr>
                  <pic:blipFill>
                    <a:blip r:embed="rId5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389120" cy="3291840"/>
                    </a:xfrm>
                    <a:prstGeom prst="rect">
                      <a:avLst/>
                    </a:prstGeom>
                  </pic:spPr>
                </pic:pic>
              </a:graphicData>
            </a:graphic>
          </wp:inline>
        </w:drawing>
      </w:r>
    </w:p>
    <w:p w:rsidR="005754C2" w:rsidRPr="00AB232F" w:rsidRDefault="00302D4E">
      <w:pPr>
        <w:spacing w:after="0" w:line="240" w:lineRule="auto"/>
        <w:jc w:val="both"/>
        <w:rPr>
          <w:rFonts w:ascii="Times New Roman" w:hAnsi="Times New Roman" w:cs="Times New Roman"/>
          <w:sz w:val="20"/>
        </w:rPr>
      </w:pPr>
      <w:proofErr w:type="gramStart"/>
      <w:r w:rsidRPr="00AB232F">
        <w:rPr>
          <w:rFonts w:ascii="Times New Roman" w:eastAsia="LM Roman 9" w:hAnsi="Times New Roman" w:cs="Times New Roman"/>
          <w:sz w:val="20"/>
        </w:rPr>
        <w:t xml:space="preserve">Figure </w:t>
      </w:r>
      <w:r w:rsidR="003A4E6B" w:rsidRPr="00AB232F">
        <w:rPr>
          <w:rFonts w:ascii="Times New Roman" w:eastAsia="LM Roman 9" w:hAnsi="Times New Roman" w:cs="Times New Roman"/>
          <w:sz w:val="20"/>
        </w:rPr>
        <w:t>16</w:t>
      </w:r>
      <w:r w:rsidRPr="00AB232F">
        <w:rPr>
          <w:rFonts w:ascii="Times New Roman" w:eastAsia="LM Roman 9" w:hAnsi="Times New Roman" w:cs="Times New Roman"/>
          <w:sz w:val="20"/>
        </w:rPr>
        <w:t>.</w:t>
      </w:r>
      <w:proofErr w:type="gramEnd"/>
      <w:r w:rsidRPr="00AB232F">
        <w:rPr>
          <w:rFonts w:ascii="Times New Roman" w:eastAsia="LM Roman 9" w:hAnsi="Times New Roman" w:cs="Times New Roman"/>
          <w:sz w:val="20"/>
        </w:rPr>
        <w:t xml:space="preserve"> Cumulative solute uptake as a function of time</w:t>
      </w:r>
    </w:p>
    <w:p w:rsidR="005754C2" w:rsidRPr="00AB232F" w:rsidRDefault="005754C2">
      <w:pPr>
        <w:spacing w:after="0" w:line="240" w:lineRule="auto"/>
        <w:jc w:val="both"/>
        <w:rPr>
          <w:rFonts w:ascii="Times New Roman" w:hAnsi="Times New Roman" w:cs="Times New Roman"/>
          <w:sz w:val="20"/>
        </w:rPr>
      </w:pPr>
    </w:p>
    <w:p w:rsidR="005754C2" w:rsidRPr="00AB232F" w:rsidRDefault="00504660" w:rsidP="0057272E">
      <w:pPr>
        <w:spacing w:after="0" w:line="240" w:lineRule="auto"/>
        <w:jc w:val="center"/>
        <w:rPr>
          <w:rFonts w:ascii="Times New Roman" w:hAnsi="Times New Roman" w:cs="Times New Roman"/>
          <w:sz w:val="20"/>
        </w:rPr>
      </w:pPr>
      <w:r w:rsidRPr="00AB232F">
        <w:rPr>
          <w:rFonts w:ascii="Times New Roman" w:hAnsi="Times New Roman" w:cs="Times New Roman"/>
          <w:noProof/>
          <w:sz w:val="20"/>
          <w:lang w:val="pt-BR" w:eastAsia="pt-BR"/>
        </w:rPr>
        <w:drawing>
          <wp:inline distT="0" distB="0" distL="0" distR="0">
            <wp:extent cx="4389120" cy="3291840"/>
            <wp:effectExtent l="0" t="0" r="0" b="3810"/>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xr_times.png"/>
                    <pic:cNvPicPr/>
                  </pic:nvPicPr>
                  <pic:blipFill>
                    <a:blip r:embed="rId5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389120" cy="3291840"/>
                    </a:xfrm>
                    <a:prstGeom prst="rect">
                      <a:avLst/>
                    </a:prstGeom>
                  </pic:spPr>
                </pic:pic>
              </a:graphicData>
            </a:graphic>
          </wp:inline>
        </w:drawing>
      </w:r>
    </w:p>
    <w:p w:rsidR="005754C2" w:rsidRDefault="00302D4E">
      <w:pPr>
        <w:spacing w:after="0" w:line="240" w:lineRule="auto"/>
        <w:jc w:val="both"/>
        <w:rPr>
          <w:rFonts w:ascii="Times New Roman" w:eastAsia="LM Roman 9" w:hAnsi="Times New Roman" w:cs="Times New Roman"/>
          <w:sz w:val="20"/>
        </w:rPr>
      </w:pPr>
      <w:proofErr w:type="gramStart"/>
      <w:r w:rsidRPr="00AB232F">
        <w:rPr>
          <w:rFonts w:ascii="Times New Roman" w:eastAsia="LM Roman 9" w:hAnsi="Times New Roman" w:cs="Times New Roman"/>
          <w:sz w:val="20"/>
        </w:rPr>
        <w:t xml:space="preserve">Figure </w:t>
      </w:r>
      <w:r w:rsidR="003A4E6B" w:rsidRPr="00AB232F">
        <w:rPr>
          <w:rFonts w:ascii="Times New Roman" w:eastAsia="LM Roman 9" w:hAnsi="Times New Roman" w:cs="Times New Roman"/>
          <w:sz w:val="20"/>
        </w:rPr>
        <w:t>17</w:t>
      </w:r>
      <w:r w:rsidRPr="00AB232F">
        <w:rPr>
          <w:rFonts w:ascii="Times New Roman" w:eastAsia="LM Roman 9" w:hAnsi="Times New Roman" w:cs="Times New Roman"/>
          <w:sz w:val="20"/>
        </w:rPr>
        <w:t>.</w:t>
      </w:r>
      <w:proofErr w:type="gramEnd"/>
      <w:r w:rsidRPr="00AB232F">
        <w:rPr>
          <w:rFonts w:ascii="Times New Roman" w:eastAsia="LM Roman 9" w:hAnsi="Times New Roman" w:cs="Times New Roman"/>
          <w:sz w:val="20"/>
        </w:rPr>
        <w:t xml:space="preserve"> </w:t>
      </w:r>
      <w:proofErr w:type="gramStart"/>
      <w:r w:rsidRPr="00AB232F">
        <w:rPr>
          <w:rFonts w:ascii="Times New Roman" w:eastAsia="LM Roman 9" w:hAnsi="Times New Roman" w:cs="Times New Roman"/>
          <w:sz w:val="20"/>
        </w:rPr>
        <w:t>Solute concentration in soil water at the end of each day as a function of distance from axial center.</w:t>
      </w:r>
      <w:proofErr w:type="gramEnd"/>
      <w:r w:rsidRPr="00AB232F">
        <w:rPr>
          <w:rFonts w:ascii="Times New Roman" w:eastAsia="LM Roman 9" w:hAnsi="Times New Roman" w:cs="Times New Roman"/>
          <w:sz w:val="20"/>
        </w:rPr>
        <w:t xml:space="preserve"> The continuous lines are the linear uptake (LU) model and the dashed lines are the nonlinear uptake (NLU) model</w:t>
      </w:r>
    </w:p>
    <w:p w:rsidR="00AB232F" w:rsidRDefault="00AB232F">
      <w:pPr>
        <w:spacing w:after="0" w:line="240" w:lineRule="auto"/>
        <w:jc w:val="both"/>
        <w:rPr>
          <w:rFonts w:ascii="Times New Roman" w:eastAsia="LM Roman 9" w:hAnsi="Times New Roman" w:cs="Times New Roman"/>
          <w:sz w:val="20"/>
        </w:rPr>
      </w:pPr>
    </w:p>
    <w:p w:rsidR="00AB232F" w:rsidRPr="00AB232F" w:rsidRDefault="00AB232F">
      <w:pPr>
        <w:spacing w:after="0" w:line="240" w:lineRule="auto"/>
        <w:jc w:val="both"/>
        <w:rPr>
          <w:rFonts w:ascii="Times New Roman" w:hAnsi="Times New Roman" w:cs="Times New Roman"/>
          <w:sz w:val="20"/>
        </w:rPr>
      </w:pPr>
    </w:p>
    <w:p w:rsidR="005754C2" w:rsidRPr="00AB232F" w:rsidRDefault="00504660" w:rsidP="0057272E">
      <w:pPr>
        <w:spacing w:after="0" w:line="240" w:lineRule="auto"/>
        <w:jc w:val="center"/>
        <w:rPr>
          <w:rFonts w:ascii="Times New Roman" w:hAnsi="Times New Roman" w:cs="Times New Roman"/>
          <w:sz w:val="20"/>
        </w:rPr>
      </w:pPr>
      <w:r w:rsidRPr="00AB232F">
        <w:rPr>
          <w:rFonts w:ascii="Times New Roman" w:hAnsi="Times New Roman" w:cs="Times New Roman"/>
          <w:noProof/>
          <w:sz w:val="20"/>
          <w:lang w:val="pt-BR" w:eastAsia="pt-BR"/>
        </w:rPr>
        <w:lastRenderedPageBreak/>
        <w:drawing>
          <wp:inline distT="0" distB="0" distL="0" distR="0">
            <wp:extent cx="4389120" cy="3291840"/>
            <wp:effectExtent l="0" t="0" r="0" b="3810"/>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xr_times.png"/>
                    <pic:cNvPicPr/>
                  </pic:nvPicPr>
                  <pic:blipFill>
                    <a:blip r:embed="rId5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389120" cy="3291840"/>
                    </a:xfrm>
                    <a:prstGeom prst="rect">
                      <a:avLst/>
                    </a:prstGeom>
                  </pic:spPr>
                </pic:pic>
              </a:graphicData>
            </a:graphic>
          </wp:inline>
        </w:drawing>
      </w:r>
    </w:p>
    <w:p w:rsidR="005754C2" w:rsidRPr="00AB232F" w:rsidRDefault="00302D4E">
      <w:pPr>
        <w:spacing w:after="0" w:line="240" w:lineRule="auto"/>
        <w:jc w:val="both"/>
        <w:rPr>
          <w:rFonts w:ascii="Times New Roman" w:hAnsi="Times New Roman" w:cs="Times New Roman"/>
          <w:sz w:val="20"/>
        </w:rPr>
      </w:pPr>
      <w:proofErr w:type="gramStart"/>
      <w:r w:rsidRPr="00AB232F">
        <w:rPr>
          <w:rFonts w:ascii="Times New Roman" w:eastAsia="LM Roman 9" w:hAnsi="Times New Roman" w:cs="Times New Roman"/>
          <w:sz w:val="20"/>
        </w:rPr>
        <w:t>Figure 1</w:t>
      </w:r>
      <w:r w:rsidR="003A4E6B" w:rsidRPr="00AB232F">
        <w:rPr>
          <w:rFonts w:ascii="Times New Roman" w:eastAsia="LM Roman 9" w:hAnsi="Times New Roman" w:cs="Times New Roman"/>
          <w:sz w:val="20"/>
        </w:rPr>
        <w:t>8</w:t>
      </w:r>
      <w:r w:rsidRPr="00AB232F">
        <w:rPr>
          <w:rFonts w:ascii="Times New Roman" w:eastAsia="LM Roman 9" w:hAnsi="Times New Roman" w:cs="Times New Roman"/>
          <w:sz w:val="20"/>
        </w:rPr>
        <w:t>.</w:t>
      </w:r>
      <w:proofErr w:type="gramEnd"/>
      <w:r w:rsidRPr="00AB232F">
        <w:rPr>
          <w:rFonts w:ascii="Times New Roman" w:eastAsia="LM Roman 9" w:hAnsi="Times New Roman" w:cs="Times New Roman"/>
          <w:sz w:val="20"/>
        </w:rPr>
        <w:t xml:space="preserve"> </w:t>
      </w:r>
      <w:proofErr w:type="gramStart"/>
      <w:r w:rsidRPr="00AB232F">
        <w:rPr>
          <w:rFonts w:ascii="Times New Roman" w:eastAsia="LM Roman 9" w:hAnsi="Times New Roman" w:cs="Times New Roman"/>
          <w:sz w:val="20"/>
        </w:rPr>
        <w:t xml:space="preserve">Salt content in </w:t>
      </w:r>
      <w:r w:rsidR="008C348F" w:rsidRPr="00AB232F">
        <w:rPr>
          <w:rFonts w:ascii="Times New Roman" w:eastAsia="LM Roman 9" w:hAnsi="Times New Roman" w:cs="Times New Roman"/>
          <w:sz w:val="20"/>
        </w:rPr>
        <w:t xml:space="preserve">bulk </w:t>
      </w:r>
      <w:r w:rsidRPr="00AB232F">
        <w:rPr>
          <w:rFonts w:ascii="Times New Roman" w:eastAsia="LM Roman 9" w:hAnsi="Times New Roman" w:cs="Times New Roman"/>
          <w:sz w:val="20"/>
        </w:rPr>
        <w:t>soil</w:t>
      </w:r>
      <w:r w:rsidR="000C0651" w:rsidRPr="00AB232F">
        <w:rPr>
          <w:rFonts w:ascii="Times New Roman" w:eastAsia="LM Roman 9" w:hAnsi="Times New Roman" w:cs="Times New Roman"/>
          <w:sz w:val="20"/>
        </w:rPr>
        <w:t xml:space="preserve"> </w:t>
      </w:r>
      <w:r w:rsidRPr="00AB232F">
        <w:rPr>
          <w:rFonts w:ascii="Times New Roman" w:eastAsia="LM Roman 9" w:hAnsi="Times New Roman" w:cs="Times New Roman"/>
          <w:sz w:val="20"/>
        </w:rPr>
        <w:t>at the end of each day as a function of distance from axial center.</w:t>
      </w:r>
      <w:proofErr w:type="gramEnd"/>
      <w:r w:rsidRPr="00AB232F">
        <w:rPr>
          <w:rFonts w:ascii="Times New Roman" w:eastAsia="LM Roman 9" w:hAnsi="Times New Roman" w:cs="Times New Roman"/>
          <w:sz w:val="20"/>
        </w:rPr>
        <w:t xml:space="preserve"> The continuous lines are the linear uptake (LU) model and the dashed lines are the nonlinear uptake (NLU) model</w:t>
      </w:r>
      <w:r w:rsidR="00606DB6" w:rsidRPr="00AB232F">
        <w:rPr>
          <w:rFonts w:ascii="Times New Roman" w:eastAsia="LM Roman 9" w:hAnsi="Times New Roman" w:cs="Times New Roman"/>
          <w:sz w:val="20"/>
        </w:rPr>
        <w:t xml:space="preserve">. </w:t>
      </w:r>
      <w:proofErr w:type="spellStart"/>
      <w:r w:rsidR="00606DB6" w:rsidRPr="00AB232F">
        <w:rPr>
          <w:rFonts w:ascii="Times New Roman" w:eastAsia="LM Roman 9" w:hAnsi="Times New Roman" w:cs="Times New Roman"/>
          <w:i/>
          <w:sz w:val="20"/>
        </w:rPr>
        <w:t>C</w:t>
      </w:r>
      <w:r w:rsidR="00606DB6" w:rsidRPr="00AB232F">
        <w:rPr>
          <w:rFonts w:ascii="Times New Roman" w:eastAsia="LM Roman 9" w:hAnsi="Times New Roman" w:cs="Times New Roman"/>
          <w:i/>
          <w:sz w:val="20"/>
          <w:vertAlign w:val="subscript"/>
        </w:rPr>
        <w:t>i</w:t>
      </w:r>
      <w:proofErr w:type="spellEnd"/>
      <w:r w:rsidR="00606DB6" w:rsidRPr="00AB232F">
        <w:rPr>
          <w:rFonts w:ascii="Times New Roman" w:eastAsia="LM Roman 9" w:hAnsi="Times New Roman" w:cs="Times New Roman"/>
          <w:i/>
          <w:sz w:val="20"/>
        </w:rPr>
        <w:t xml:space="preserve"> = 10 mol m</w:t>
      </w:r>
      <w:r w:rsidR="00606DB6" w:rsidRPr="00AB232F">
        <w:rPr>
          <w:rFonts w:ascii="Times New Roman" w:eastAsia="LM Roman 9" w:hAnsi="Times New Roman" w:cs="Times New Roman"/>
          <w:i/>
          <w:sz w:val="20"/>
          <w:vertAlign w:val="superscript"/>
        </w:rPr>
        <w:t>-3</w:t>
      </w:r>
    </w:p>
    <w:p w:rsidR="005754C2" w:rsidRPr="00AB232F" w:rsidRDefault="00504660" w:rsidP="0057272E">
      <w:pPr>
        <w:spacing w:after="0" w:line="240" w:lineRule="auto"/>
        <w:jc w:val="center"/>
        <w:rPr>
          <w:rFonts w:ascii="Times New Roman" w:hAnsi="Times New Roman" w:cs="Times New Roman"/>
          <w:sz w:val="20"/>
        </w:rPr>
      </w:pPr>
      <w:r w:rsidRPr="00AB232F">
        <w:rPr>
          <w:rFonts w:ascii="Times New Roman" w:hAnsi="Times New Roman" w:cs="Times New Roman"/>
          <w:noProof/>
          <w:sz w:val="20"/>
          <w:lang w:val="pt-BR" w:eastAsia="pt-BR"/>
        </w:rPr>
        <w:drawing>
          <wp:inline distT="0" distB="0" distL="0" distR="0">
            <wp:extent cx="4389120" cy="3291840"/>
            <wp:effectExtent l="0" t="0" r="0" b="3810"/>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sxr_times.png"/>
                    <pic:cNvPicPr/>
                  </pic:nvPicPr>
                  <pic:blipFill>
                    <a:blip r:embed="rId5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389120" cy="3291840"/>
                    </a:xfrm>
                    <a:prstGeom prst="rect">
                      <a:avLst/>
                    </a:prstGeom>
                  </pic:spPr>
                </pic:pic>
              </a:graphicData>
            </a:graphic>
          </wp:inline>
        </w:drawing>
      </w:r>
    </w:p>
    <w:p w:rsidR="005754C2" w:rsidRDefault="00302D4E">
      <w:pPr>
        <w:spacing w:after="0" w:line="240" w:lineRule="auto"/>
        <w:jc w:val="both"/>
        <w:rPr>
          <w:rFonts w:ascii="Times New Roman" w:eastAsia="LM Roman 9" w:hAnsi="Times New Roman" w:cs="Times New Roman"/>
          <w:sz w:val="20"/>
        </w:rPr>
      </w:pPr>
      <w:proofErr w:type="gramStart"/>
      <w:r w:rsidRPr="00AB232F">
        <w:rPr>
          <w:rFonts w:ascii="Times New Roman" w:eastAsia="LM Roman 9" w:hAnsi="Times New Roman" w:cs="Times New Roman"/>
          <w:sz w:val="20"/>
        </w:rPr>
        <w:t>Figure 1</w:t>
      </w:r>
      <w:r w:rsidR="003A4E6B" w:rsidRPr="00AB232F">
        <w:rPr>
          <w:rFonts w:ascii="Times New Roman" w:eastAsia="LM Roman 9" w:hAnsi="Times New Roman" w:cs="Times New Roman"/>
          <w:sz w:val="20"/>
        </w:rPr>
        <w:t>9</w:t>
      </w:r>
      <w:r w:rsidRPr="00AB232F">
        <w:rPr>
          <w:rFonts w:ascii="Times New Roman" w:eastAsia="LM Roman 9" w:hAnsi="Times New Roman" w:cs="Times New Roman"/>
          <w:sz w:val="20"/>
        </w:rPr>
        <w:t>.</w:t>
      </w:r>
      <w:proofErr w:type="gramEnd"/>
      <w:r w:rsidRPr="00AB232F">
        <w:rPr>
          <w:rFonts w:ascii="Times New Roman" w:eastAsia="LM Roman 9" w:hAnsi="Times New Roman" w:cs="Times New Roman"/>
          <w:sz w:val="20"/>
        </w:rPr>
        <w:t xml:space="preserve"> </w:t>
      </w:r>
      <w:proofErr w:type="gramStart"/>
      <w:r w:rsidRPr="00AB232F">
        <w:rPr>
          <w:rFonts w:ascii="Times New Roman" w:eastAsia="LM Roman 9" w:hAnsi="Times New Roman" w:cs="Times New Roman"/>
          <w:sz w:val="20"/>
        </w:rPr>
        <w:t>Solute flux density at the end of each day as a function of distance from axial center.</w:t>
      </w:r>
      <w:proofErr w:type="gramEnd"/>
      <w:r w:rsidRPr="00AB232F">
        <w:rPr>
          <w:rFonts w:ascii="Times New Roman" w:eastAsia="LM Roman 9" w:hAnsi="Times New Roman" w:cs="Times New Roman"/>
          <w:sz w:val="20"/>
        </w:rPr>
        <w:t xml:space="preserve"> The continuous lines are the linear uptake (LU) model and the dashed lines are the nonlinear uptake (NLU) model</w:t>
      </w:r>
    </w:p>
    <w:p w:rsidR="00AB232F" w:rsidRDefault="00AB232F">
      <w:pPr>
        <w:spacing w:after="0" w:line="240" w:lineRule="auto"/>
        <w:jc w:val="both"/>
        <w:rPr>
          <w:rFonts w:ascii="Times New Roman" w:eastAsia="LM Roman 9" w:hAnsi="Times New Roman" w:cs="Times New Roman"/>
          <w:sz w:val="20"/>
        </w:rPr>
      </w:pPr>
    </w:p>
    <w:p w:rsidR="00AB232F" w:rsidRPr="00AB232F" w:rsidRDefault="00AB232F">
      <w:pPr>
        <w:spacing w:after="0" w:line="240" w:lineRule="auto"/>
        <w:jc w:val="both"/>
        <w:rPr>
          <w:rFonts w:ascii="Times New Roman" w:hAnsi="Times New Roman" w:cs="Times New Roman"/>
          <w:sz w:val="20"/>
        </w:rPr>
      </w:pPr>
    </w:p>
    <w:p w:rsidR="005754C2" w:rsidRPr="00AB232F" w:rsidRDefault="00504660" w:rsidP="0057272E">
      <w:pPr>
        <w:spacing w:after="0" w:line="240" w:lineRule="auto"/>
        <w:jc w:val="center"/>
        <w:rPr>
          <w:rFonts w:ascii="Times New Roman" w:hAnsi="Times New Roman" w:cs="Times New Roman"/>
          <w:sz w:val="20"/>
        </w:rPr>
      </w:pPr>
      <w:r w:rsidRPr="00AB232F">
        <w:rPr>
          <w:rFonts w:ascii="Times New Roman" w:hAnsi="Times New Roman" w:cs="Times New Roman"/>
          <w:noProof/>
          <w:sz w:val="20"/>
          <w:lang w:val="pt-BR" w:eastAsia="pt-BR"/>
        </w:rPr>
        <w:lastRenderedPageBreak/>
        <w:drawing>
          <wp:inline distT="0" distB="0" distL="0" distR="0">
            <wp:extent cx="4389120" cy="3291840"/>
            <wp:effectExtent l="0" t="0" r="0" b="3810"/>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xr_times.png"/>
                    <pic:cNvPicPr/>
                  </pic:nvPicPr>
                  <pic:blipFill>
                    <a:blip r:embed="rId6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389120" cy="3291840"/>
                    </a:xfrm>
                    <a:prstGeom prst="rect">
                      <a:avLst/>
                    </a:prstGeom>
                  </pic:spPr>
                </pic:pic>
              </a:graphicData>
            </a:graphic>
          </wp:inline>
        </w:drawing>
      </w:r>
    </w:p>
    <w:p w:rsidR="005754C2" w:rsidRPr="00AB232F" w:rsidRDefault="00302D4E">
      <w:pPr>
        <w:spacing w:after="0" w:line="240" w:lineRule="auto"/>
        <w:jc w:val="both"/>
        <w:rPr>
          <w:rFonts w:ascii="Times New Roman" w:eastAsia="LM Roman 9" w:hAnsi="Times New Roman" w:cs="Times New Roman"/>
          <w:sz w:val="20"/>
        </w:rPr>
      </w:pPr>
      <w:proofErr w:type="gramStart"/>
      <w:r w:rsidRPr="00AB232F">
        <w:rPr>
          <w:rFonts w:ascii="Times New Roman" w:eastAsia="LM Roman 9" w:hAnsi="Times New Roman" w:cs="Times New Roman"/>
          <w:sz w:val="20"/>
        </w:rPr>
        <w:t xml:space="preserve">Figure </w:t>
      </w:r>
      <w:r w:rsidR="003A4E6B" w:rsidRPr="00AB232F">
        <w:rPr>
          <w:rFonts w:ascii="Times New Roman" w:eastAsia="LM Roman 9" w:hAnsi="Times New Roman" w:cs="Times New Roman"/>
          <w:sz w:val="20"/>
        </w:rPr>
        <w:t>20</w:t>
      </w:r>
      <w:r w:rsidRPr="00AB232F">
        <w:rPr>
          <w:rFonts w:ascii="Times New Roman" w:eastAsia="LM Roman 9" w:hAnsi="Times New Roman" w:cs="Times New Roman"/>
          <w:sz w:val="20"/>
        </w:rPr>
        <w:t>.</w:t>
      </w:r>
      <w:proofErr w:type="gramEnd"/>
      <w:r w:rsidRPr="00AB232F">
        <w:rPr>
          <w:rFonts w:ascii="Times New Roman" w:eastAsia="LM Roman 9" w:hAnsi="Times New Roman" w:cs="Times New Roman"/>
          <w:sz w:val="20"/>
        </w:rPr>
        <w:t xml:space="preserve"> </w:t>
      </w:r>
      <w:proofErr w:type="gramStart"/>
      <w:r w:rsidRPr="00AB232F">
        <w:rPr>
          <w:rFonts w:ascii="Times New Roman" w:eastAsia="LM Roman 9" w:hAnsi="Times New Roman" w:cs="Times New Roman"/>
          <w:sz w:val="20"/>
        </w:rPr>
        <w:t>Water flux density at the end of each day as a function of distance from axial center.</w:t>
      </w:r>
      <w:proofErr w:type="gramEnd"/>
      <w:r w:rsidRPr="00AB232F">
        <w:rPr>
          <w:rFonts w:ascii="Times New Roman" w:eastAsia="LM Roman 9" w:hAnsi="Times New Roman" w:cs="Times New Roman"/>
          <w:sz w:val="20"/>
        </w:rPr>
        <w:t xml:space="preserve"> The continuous lines are the linear uptake (LU) model and the dashed lines are the nonlinear uptake (NLU) model</w:t>
      </w:r>
    </w:p>
    <w:p w:rsidR="00641119" w:rsidRPr="00AB232F" w:rsidRDefault="00641119">
      <w:pPr>
        <w:spacing w:after="0" w:line="240" w:lineRule="auto"/>
        <w:jc w:val="both"/>
        <w:rPr>
          <w:rFonts w:ascii="Times New Roman" w:eastAsia="LM Roman 9" w:hAnsi="Times New Roman" w:cs="Times New Roman"/>
          <w:sz w:val="20"/>
        </w:rPr>
      </w:pPr>
    </w:p>
    <w:p w:rsidR="005754C2" w:rsidRPr="00AB232F" w:rsidRDefault="00504660" w:rsidP="0057272E">
      <w:pPr>
        <w:spacing w:after="0" w:line="240" w:lineRule="auto"/>
        <w:jc w:val="center"/>
        <w:rPr>
          <w:rFonts w:ascii="Times New Roman" w:hAnsi="Times New Roman" w:cs="Times New Roman"/>
          <w:sz w:val="20"/>
        </w:rPr>
      </w:pPr>
      <w:r w:rsidRPr="00AB232F">
        <w:rPr>
          <w:rFonts w:ascii="Times New Roman" w:hAnsi="Times New Roman" w:cs="Times New Roman"/>
          <w:noProof/>
          <w:sz w:val="20"/>
          <w:lang w:val="pt-BR" w:eastAsia="pt-BR"/>
        </w:rPr>
        <w:drawing>
          <wp:inline distT="0" distB="0" distL="0" distR="0">
            <wp:extent cx="4389120" cy="3291840"/>
            <wp:effectExtent l="0" t="0" r="0" b="3810"/>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xt.png"/>
                    <pic:cNvPicPr/>
                  </pic:nvPicPr>
                  <pic:blipFill>
                    <a:blip r:embed="rId6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389120" cy="3291840"/>
                    </a:xfrm>
                    <a:prstGeom prst="rect">
                      <a:avLst/>
                    </a:prstGeom>
                  </pic:spPr>
                </pic:pic>
              </a:graphicData>
            </a:graphic>
          </wp:inline>
        </w:drawing>
      </w:r>
    </w:p>
    <w:p w:rsidR="005754C2" w:rsidRPr="00AB232F" w:rsidRDefault="00302D4E">
      <w:pPr>
        <w:spacing w:after="0" w:line="240" w:lineRule="auto"/>
        <w:jc w:val="both"/>
        <w:rPr>
          <w:rFonts w:ascii="Times New Roman" w:hAnsi="Times New Roman" w:cs="Times New Roman"/>
          <w:sz w:val="20"/>
        </w:rPr>
      </w:pPr>
      <w:proofErr w:type="gramStart"/>
      <w:r w:rsidRPr="00AB232F">
        <w:rPr>
          <w:rFonts w:ascii="Times New Roman" w:eastAsia="LM Roman 9" w:hAnsi="Times New Roman" w:cs="Times New Roman"/>
          <w:sz w:val="20"/>
        </w:rPr>
        <w:t xml:space="preserve">Figure </w:t>
      </w:r>
      <w:r w:rsidR="003A4E6B" w:rsidRPr="00AB232F">
        <w:rPr>
          <w:rFonts w:ascii="Times New Roman" w:eastAsia="LM Roman 9" w:hAnsi="Times New Roman" w:cs="Times New Roman"/>
          <w:sz w:val="20"/>
        </w:rPr>
        <w:t>21</w:t>
      </w:r>
      <w:r w:rsidRPr="00AB232F">
        <w:rPr>
          <w:rFonts w:ascii="Times New Roman" w:eastAsia="LM Roman 9" w:hAnsi="Times New Roman" w:cs="Times New Roman"/>
          <w:sz w:val="20"/>
        </w:rPr>
        <w:t>.</w:t>
      </w:r>
      <w:proofErr w:type="gramEnd"/>
      <w:r w:rsidRPr="00AB232F">
        <w:rPr>
          <w:rFonts w:ascii="Times New Roman" w:eastAsia="LM Roman 9" w:hAnsi="Times New Roman" w:cs="Times New Roman"/>
          <w:sz w:val="20"/>
        </w:rPr>
        <w:t xml:space="preserve"> </w:t>
      </w:r>
      <w:proofErr w:type="gramStart"/>
      <w:r w:rsidRPr="00AB232F">
        <w:rPr>
          <w:rFonts w:ascii="Times New Roman" w:eastAsia="LM Roman 9" w:hAnsi="Times New Roman" w:cs="Times New Roman"/>
          <w:sz w:val="20"/>
        </w:rPr>
        <w:t>Water flux density at root surface as a function of time.</w:t>
      </w:r>
      <w:proofErr w:type="gramEnd"/>
      <w:r w:rsidRPr="00AB232F">
        <w:rPr>
          <w:rFonts w:ascii="Times New Roman" w:eastAsia="LM Roman 9" w:hAnsi="Times New Roman" w:cs="Times New Roman"/>
          <w:sz w:val="20"/>
        </w:rPr>
        <w:t xml:space="preserve"> The continuous lines are the linear uptake (LU) model and the dashed lines are the nonlinear uptake (NLU) model</w:t>
      </w:r>
    </w:p>
    <w:p w:rsidR="005754C2" w:rsidRPr="00C2703D" w:rsidRDefault="005754C2" w:rsidP="0057272E">
      <w:pPr>
        <w:spacing w:after="0" w:line="240" w:lineRule="auto"/>
        <w:jc w:val="center"/>
        <w:rPr>
          <w:rFonts w:ascii="Times New Roman" w:hAnsi="Times New Roman" w:cs="Times New Roman"/>
          <w:sz w:val="24"/>
          <w:szCs w:val="24"/>
        </w:rPr>
      </w:pPr>
    </w:p>
    <w:p w:rsidR="005754C2" w:rsidRPr="00C2703D" w:rsidRDefault="005754C2">
      <w:pPr>
        <w:spacing w:after="0" w:line="240" w:lineRule="auto"/>
        <w:jc w:val="both"/>
        <w:rPr>
          <w:rFonts w:ascii="Times New Roman" w:hAnsi="Times New Roman" w:cs="Times New Roman"/>
          <w:sz w:val="24"/>
          <w:szCs w:val="24"/>
        </w:rPr>
      </w:pPr>
    </w:p>
    <w:p w:rsidR="0017621E" w:rsidRPr="00C2703D" w:rsidRDefault="0017621E" w:rsidP="0017621E">
      <w:pPr>
        <w:spacing w:after="0" w:line="240" w:lineRule="auto"/>
        <w:jc w:val="both"/>
        <w:rPr>
          <w:rFonts w:ascii="Times New Roman" w:hAnsi="Times New Roman" w:cs="Times New Roman"/>
          <w:sz w:val="24"/>
          <w:szCs w:val="24"/>
        </w:rPr>
      </w:pPr>
      <w:r w:rsidRPr="00C2703D">
        <w:rPr>
          <w:rFonts w:ascii="Times New Roman" w:eastAsia="LM Roman 9" w:hAnsi="Times New Roman" w:cs="Times New Roman"/>
          <w:b/>
          <w:sz w:val="24"/>
          <w:szCs w:val="24"/>
        </w:rPr>
        <w:t>4. Conclusions/</w:t>
      </w:r>
      <w:del w:id="6" w:author="Quirijn" w:date="2015-02-06T15:38:00Z">
        <w:r w:rsidRPr="00C2703D" w:rsidDel="00937026">
          <w:rPr>
            <w:rFonts w:ascii="Times New Roman" w:eastAsia="LM Roman 9" w:hAnsi="Times New Roman" w:cs="Times New Roman"/>
            <w:b/>
            <w:sz w:val="24"/>
            <w:szCs w:val="24"/>
          </w:rPr>
          <w:delText>Further steps</w:delText>
        </w:r>
      </w:del>
    </w:p>
    <w:p w:rsidR="0017621E" w:rsidRPr="00C2703D" w:rsidRDefault="0017621E" w:rsidP="0017621E">
      <w:pPr>
        <w:spacing w:after="0" w:line="240" w:lineRule="auto"/>
        <w:ind w:firstLine="450"/>
        <w:jc w:val="both"/>
        <w:rPr>
          <w:rFonts w:ascii="Times New Roman" w:hAnsi="Times New Roman" w:cs="Times New Roman"/>
          <w:sz w:val="24"/>
          <w:szCs w:val="24"/>
        </w:rPr>
      </w:pPr>
      <w:r w:rsidRPr="00C2703D">
        <w:rPr>
          <w:rFonts w:ascii="Times New Roman" w:eastAsia="LM Roman 9" w:hAnsi="Times New Roman" w:cs="Times New Roman"/>
          <w:sz w:val="24"/>
          <w:szCs w:val="24"/>
        </w:rPr>
        <w:t xml:space="preserve">The proposed model simulates the solute flux and root uptake considering a soil concentration dependent uptake. </w:t>
      </w:r>
      <w:r w:rsidR="00CF5664">
        <w:rPr>
          <w:rFonts w:ascii="Times New Roman" w:eastAsia="LM Roman 9" w:hAnsi="Times New Roman" w:cs="Times New Roman"/>
          <w:sz w:val="24"/>
          <w:szCs w:val="24"/>
        </w:rPr>
        <w:t xml:space="preserve">There was no significant difference between linear and </w:t>
      </w:r>
      <w:r w:rsidR="00CF5664">
        <w:rPr>
          <w:rFonts w:ascii="Times New Roman" w:eastAsia="LM Roman 9" w:hAnsi="Times New Roman" w:cs="Times New Roman"/>
          <w:sz w:val="24"/>
          <w:szCs w:val="24"/>
        </w:rPr>
        <w:lastRenderedPageBreak/>
        <w:t xml:space="preserve">nonlinear solutions for the simulated scenarios. </w:t>
      </w:r>
      <w:r w:rsidRPr="00C2703D">
        <w:rPr>
          <w:rFonts w:ascii="Times New Roman" w:eastAsia="LM Roman 9" w:hAnsi="Times New Roman" w:cs="Times New Roman"/>
          <w:sz w:val="24"/>
          <w:szCs w:val="24"/>
        </w:rPr>
        <w:t xml:space="preserve">The results of uptake for the proposed model showed that the limiting potential is reached at a higher pressure head, increasing the period of potential transpiration. </w:t>
      </w:r>
      <w:r w:rsidR="00CF5664">
        <w:rPr>
          <w:rFonts w:ascii="Times New Roman" w:eastAsia="LM Roman 9" w:hAnsi="Times New Roman" w:cs="Times New Roman"/>
          <w:sz w:val="24"/>
          <w:szCs w:val="24"/>
        </w:rPr>
        <w:t xml:space="preserve">It also showed a second limiting condition that happens at the time when </w:t>
      </w:r>
      <w:r w:rsidR="00CF5664" w:rsidRPr="00CF5664">
        <w:rPr>
          <w:rFonts w:ascii="Times New Roman" w:eastAsia="LM Roman 9" w:hAnsi="Times New Roman" w:cs="Times New Roman"/>
          <w:i/>
          <w:sz w:val="24"/>
          <w:szCs w:val="24"/>
        </w:rPr>
        <w:t>C&lt;</w:t>
      </w:r>
      <w:proofErr w:type="spellStart"/>
      <w:r w:rsidR="00CF5664" w:rsidRPr="00CF5664">
        <w:rPr>
          <w:rFonts w:ascii="Times New Roman" w:eastAsia="LM Roman 9" w:hAnsi="Times New Roman" w:cs="Times New Roman"/>
          <w:i/>
          <w:sz w:val="24"/>
          <w:szCs w:val="24"/>
        </w:rPr>
        <w:t>C</w:t>
      </w:r>
      <w:r w:rsidR="00CF5664" w:rsidRPr="00CF5664">
        <w:rPr>
          <w:rFonts w:ascii="Times New Roman" w:eastAsia="LM Roman 9" w:hAnsi="Times New Roman" w:cs="Times New Roman"/>
          <w:i/>
          <w:sz w:val="24"/>
          <w:szCs w:val="24"/>
          <w:vertAlign w:val="subscript"/>
        </w:rPr>
        <w:t>lim</w:t>
      </w:r>
      <w:proofErr w:type="spellEnd"/>
      <w:r w:rsidR="00CF5664">
        <w:rPr>
          <w:rFonts w:ascii="Times New Roman" w:eastAsia="LM Roman 9" w:hAnsi="Times New Roman" w:cs="Times New Roman"/>
          <w:sz w:val="24"/>
          <w:szCs w:val="24"/>
        </w:rPr>
        <w:t xml:space="preserve"> caused by a not sufficient supply of solute at the same rate of plant demand. </w:t>
      </w:r>
      <w:r w:rsidRPr="00C2703D">
        <w:rPr>
          <w:rFonts w:ascii="Times New Roman" w:eastAsia="LM Roman 9" w:hAnsi="Times New Roman" w:cs="Times New Roman"/>
          <w:sz w:val="24"/>
          <w:szCs w:val="24"/>
        </w:rPr>
        <w:t>The proposed model is also able to do a partition between active and passive uptake which will be important to simulate the plant stress due to ionic or osmotic components, according to the solute concentration inside the plant.</w:t>
      </w:r>
    </w:p>
    <w:p w:rsidR="0017621E" w:rsidRPr="00C2703D" w:rsidRDefault="00CF5664" w:rsidP="0017621E">
      <w:pPr>
        <w:spacing w:after="0" w:line="240" w:lineRule="auto"/>
        <w:ind w:firstLine="450"/>
        <w:jc w:val="both"/>
        <w:rPr>
          <w:rFonts w:ascii="Times New Roman" w:hAnsi="Times New Roman" w:cs="Times New Roman"/>
          <w:sz w:val="24"/>
          <w:szCs w:val="24"/>
        </w:rPr>
      </w:pPr>
      <w:r>
        <w:rPr>
          <w:rFonts w:ascii="Times New Roman" w:eastAsia="LM Roman 9" w:hAnsi="Times New Roman" w:cs="Times New Roman"/>
          <w:sz w:val="24"/>
          <w:szCs w:val="24"/>
        </w:rPr>
        <w:t xml:space="preserve">Comparison between the numerical and the analytical solution proposed by Cushman is </w:t>
      </w:r>
      <w:r w:rsidR="00D6692F">
        <w:rPr>
          <w:rFonts w:ascii="Times New Roman" w:eastAsia="LM Roman 9" w:hAnsi="Times New Roman" w:cs="Times New Roman"/>
          <w:sz w:val="24"/>
          <w:szCs w:val="24"/>
        </w:rPr>
        <w:t>in process.</w:t>
      </w:r>
    </w:p>
    <w:p w:rsidR="0017621E" w:rsidRPr="00C2703D" w:rsidRDefault="0017621E">
      <w:pPr>
        <w:spacing w:after="0" w:line="240" w:lineRule="auto"/>
        <w:jc w:val="both"/>
        <w:rPr>
          <w:rFonts w:ascii="Times New Roman" w:hAnsi="Times New Roman" w:cs="Times New Roman"/>
          <w:sz w:val="24"/>
          <w:szCs w:val="24"/>
        </w:rPr>
      </w:pPr>
    </w:p>
    <w:p w:rsidR="00356F3C" w:rsidRPr="00C2703D" w:rsidRDefault="00356F3C">
      <w:pPr>
        <w:spacing w:after="0" w:line="240" w:lineRule="auto"/>
        <w:jc w:val="both"/>
        <w:rPr>
          <w:rFonts w:ascii="Times New Roman" w:hAnsi="Times New Roman" w:cs="Times New Roman"/>
          <w:sz w:val="24"/>
          <w:szCs w:val="24"/>
        </w:rPr>
      </w:pPr>
    </w:p>
    <w:p w:rsidR="005754C2" w:rsidRPr="00C2703D" w:rsidRDefault="00302D4E">
      <w:pPr>
        <w:spacing w:after="0" w:line="240" w:lineRule="auto"/>
        <w:jc w:val="both"/>
        <w:rPr>
          <w:rFonts w:ascii="Times New Roman" w:hAnsi="Times New Roman" w:cs="Times New Roman"/>
          <w:sz w:val="24"/>
          <w:szCs w:val="24"/>
        </w:rPr>
      </w:pPr>
      <w:commentRangeStart w:id="7"/>
      <w:r w:rsidRPr="00C2703D">
        <w:rPr>
          <w:rFonts w:ascii="Times New Roman" w:eastAsia="LM Roman 9" w:hAnsi="Times New Roman" w:cs="Times New Roman"/>
          <w:b/>
          <w:sz w:val="24"/>
          <w:szCs w:val="24"/>
        </w:rPr>
        <w:t>References</w:t>
      </w:r>
      <w:commentRangeEnd w:id="7"/>
      <w:r w:rsidR="00356F3C">
        <w:rPr>
          <w:rStyle w:val="Refdecomentrio"/>
        </w:rPr>
        <w:commentReference w:id="7"/>
      </w:r>
    </w:p>
    <w:p w:rsidR="005754C2" w:rsidRPr="00C2703D" w:rsidRDefault="005754C2">
      <w:pPr>
        <w:spacing w:after="0" w:line="240" w:lineRule="auto"/>
        <w:jc w:val="both"/>
        <w:rPr>
          <w:rFonts w:ascii="Times New Roman" w:hAnsi="Times New Roman" w:cs="Times New Roman"/>
          <w:sz w:val="24"/>
          <w:szCs w:val="24"/>
        </w:rPr>
      </w:pPr>
      <w:bookmarkStart w:id="8" w:name="h.xgjwz55d78l0" w:colFirst="0" w:colLast="0"/>
      <w:bookmarkEnd w:id="8"/>
    </w:p>
    <w:p w:rsidR="005754C2" w:rsidRPr="00C2703D" w:rsidRDefault="00302D4E">
      <w:pPr>
        <w:spacing w:after="0" w:line="240" w:lineRule="auto"/>
        <w:jc w:val="both"/>
        <w:rPr>
          <w:rFonts w:ascii="Times New Roman" w:hAnsi="Times New Roman" w:cs="Times New Roman"/>
          <w:sz w:val="24"/>
          <w:szCs w:val="24"/>
        </w:rPr>
      </w:pPr>
      <w:bookmarkStart w:id="9" w:name="h.z1yt5it9zpl6" w:colFirst="0" w:colLast="0"/>
      <w:bookmarkEnd w:id="9"/>
      <w:r w:rsidRPr="00C2703D">
        <w:rPr>
          <w:rFonts w:ascii="Times New Roman" w:eastAsia="LM Roman 9" w:hAnsi="Times New Roman" w:cs="Times New Roman"/>
          <w:sz w:val="24"/>
          <w:szCs w:val="24"/>
        </w:rPr>
        <w:t>[1] John H. Cushman. An analytical solution to solute transport near root surfaces for low initial concen</w:t>
      </w:r>
      <w:bookmarkStart w:id="10" w:name="h.5aj61w5227tt" w:colFirst="0" w:colLast="0"/>
      <w:bookmarkEnd w:id="10"/>
      <w:r w:rsidRPr="00C2703D">
        <w:rPr>
          <w:rFonts w:ascii="Times New Roman" w:eastAsia="LM Roman 9" w:hAnsi="Times New Roman" w:cs="Times New Roman"/>
          <w:sz w:val="24"/>
          <w:szCs w:val="24"/>
        </w:rPr>
        <w:t>tration: I. equations development. Soil Science Society of America Journal, 43(6):1087–1090, 1979.</w:t>
      </w:r>
    </w:p>
    <w:p w:rsidR="005754C2" w:rsidRPr="00C2703D" w:rsidRDefault="005754C2">
      <w:pPr>
        <w:spacing w:after="0" w:line="240" w:lineRule="auto"/>
        <w:jc w:val="both"/>
        <w:rPr>
          <w:rFonts w:ascii="Times New Roman" w:hAnsi="Times New Roman" w:cs="Times New Roman"/>
          <w:sz w:val="24"/>
          <w:szCs w:val="24"/>
        </w:rPr>
      </w:pPr>
      <w:bookmarkStart w:id="11" w:name="h.hsx87bwis5pz" w:colFirst="0" w:colLast="0"/>
      <w:bookmarkEnd w:id="11"/>
    </w:p>
    <w:p w:rsidR="005754C2" w:rsidRPr="00C2703D" w:rsidRDefault="00302D4E">
      <w:pPr>
        <w:spacing w:after="0" w:line="240" w:lineRule="auto"/>
        <w:jc w:val="both"/>
        <w:rPr>
          <w:rFonts w:ascii="Times New Roman" w:hAnsi="Times New Roman" w:cs="Times New Roman"/>
          <w:sz w:val="24"/>
          <w:szCs w:val="24"/>
        </w:rPr>
      </w:pPr>
      <w:bookmarkStart w:id="12" w:name="h.3pxn6x8np9re" w:colFirst="0" w:colLast="0"/>
      <w:bookmarkEnd w:id="12"/>
      <w:proofErr w:type="gramStart"/>
      <w:r w:rsidRPr="00C2703D">
        <w:rPr>
          <w:rFonts w:ascii="Times New Roman" w:eastAsia="LM Roman 9" w:hAnsi="Times New Roman" w:cs="Times New Roman"/>
          <w:sz w:val="24"/>
          <w:szCs w:val="24"/>
        </w:rPr>
        <w:t xml:space="preserve">[2] Peter de </w:t>
      </w:r>
      <w:proofErr w:type="spellStart"/>
      <w:r w:rsidRPr="00C2703D">
        <w:rPr>
          <w:rFonts w:ascii="Times New Roman" w:eastAsia="LM Roman 9" w:hAnsi="Times New Roman" w:cs="Times New Roman"/>
          <w:sz w:val="24"/>
          <w:szCs w:val="24"/>
        </w:rPr>
        <w:t>Willigen</w:t>
      </w:r>
      <w:proofErr w:type="spellEnd"/>
      <w:r w:rsidRPr="00C2703D">
        <w:rPr>
          <w:rFonts w:ascii="Times New Roman" w:eastAsia="LM Roman 9" w:hAnsi="Times New Roman" w:cs="Times New Roman"/>
          <w:sz w:val="24"/>
          <w:szCs w:val="24"/>
        </w:rPr>
        <w:t xml:space="preserve"> and </w:t>
      </w:r>
      <w:proofErr w:type="spellStart"/>
      <w:r w:rsidRPr="00C2703D">
        <w:rPr>
          <w:rFonts w:ascii="Times New Roman" w:eastAsia="LM Roman 9" w:hAnsi="Times New Roman" w:cs="Times New Roman"/>
          <w:sz w:val="24"/>
          <w:szCs w:val="24"/>
        </w:rPr>
        <w:t>Meine</w:t>
      </w:r>
      <w:proofErr w:type="spellEnd"/>
      <w:r w:rsidRPr="00C2703D">
        <w:rPr>
          <w:rFonts w:ascii="Times New Roman" w:eastAsia="LM Roman 9" w:hAnsi="Times New Roman" w:cs="Times New Roman"/>
          <w:sz w:val="24"/>
          <w:szCs w:val="24"/>
        </w:rPr>
        <w:t xml:space="preserve"> van </w:t>
      </w:r>
      <w:proofErr w:type="spellStart"/>
      <w:r w:rsidRPr="00C2703D">
        <w:rPr>
          <w:rFonts w:ascii="Times New Roman" w:eastAsia="LM Roman 9" w:hAnsi="Times New Roman" w:cs="Times New Roman"/>
          <w:sz w:val="24"/>
          <w:szCs w:val="24"/>
        </w:rPr>
        <w:t>Noordwijk</w:t>
      </w:r>
      <w:proofErr w:type="spellEnd"/>
      <w:r w:rsidRPr="00C2703D">
        <w:rPr>
          <w:rFonts w:ascii="Times New Roman" w:eastAsia="LM Roman 9" w:hAnsi="Times New Roman" w:cs="Times New Roman"/>
          <w:sz w:val="24"/>
          <w:szCs w:val="24"/>
        </w:rPr>
        <w:t>.</w:t>
      </w:r>
      <w:proofErr w:type="gramEnd"/>
      <w:r w:rsidRPr="00C2703D">
        <w:rPr>
          <w:rFonts w:ascii="Times New Roman" w:eastAsia="LM Roman 9" w:hAnsi="Times New Roman" w:cs="Times New Roman"/>
          <w:sz w:val="24"/>
          <w:szCs w:val="24"/>
        </w:rPr>
        <w:t xml:space="preserve"> </w:t>
      </w:r>
      <w:proofErr w:type="gramStart"/>
      <w:r w:rsidRPr="00C2703D">
        <w:rPr>
          <w:rFonts w:ascii="Times New Roman" w:eastAsia="LM Roman 9" w:hAnsi="Times New Roman" w:cs="Times New Roman"/>
          <w:sz w:val="24"/>
          <w:szCs w:val="24"/>
        </w:rPr>
        <w:t>Mass flow and diffusion of nutrients to a root with constant</w:t>
      </w:r>
      <w:bookmarkStart w:id="13" w:name="h.7kgljbr2hqhw" w:colFirst="0" w:colLast="0"/>
      <w:bookmarkEnd w:id="13"/>
      <w:r w:rsidR="008134E5">
        <w:rPr>
          <w:rFonts w:ascii="Times New Roman" w:eastAsia="LM Roman 9" w:hAnsi="Times New Roman" w:cs="Times New Roman"/>
          <w:sz w:val="24"/>
          <w:szCs w:val="24"/>
        </w:rPr>
        <w:t xml:space="preserve"> </w:t>
      </w:r>
      <w:r w:rsidRPr="00C2703D">
        <w:rPr>
          <w:rFonts w:ascii="Times New Roman" w:eastAsia="LM Roman 9" w:hAnsi="Times New Roman" w:cs="Times New Roman"/>
          <w:sz w:val="24"/>
          <w:szCs w:val="24"/>
        </w:rPr>
        <w:t>or zero-sink uptake i. constant uptake.</w:t>
      </w:r>
      <w:proofErr w:type="gramEnd"/>
      <w:r w:rsidRPr="00C2703D">
        <w:rPr>
          <w:rFonts w:ascii="Times New Roman" w:eastAsia="LM Roman 9" w:hAnsi="Times New Roman" w:cs="Times New Roman"/>
          <w:sz w:val="24"/>
          <w:szCs w:val="24"/>
        </w:rPr>
        <w:t xml:space="preserve"> Soil science, 157(3):162–170, 1994.</w:t>
      </w:r>
    </w:p>
    <w:p w:rsidR="005754C2" w:rsidRPr="00C2703D" w:rsidRDefault="005754C2">
      <w:pPr>
        <w:spacing w:after="0" w:line="240" w:lineRule="auto"/>
        <w:jc w:val="both"/>
        <w:rPr>
          <w:rFonts w:ascii="Times New Roman" w:hAnsi="Times New Roman" w:cs="Times New Roman"/>
          <w:sz w:val="24"/>
          <w:szCs w:val="24"/>
        </w:rPr>
      </w:pPr>
      <w:bookmarkStart w:id="14" w:name="h.28e68639kh5f" w:colFirst="0" w:colLast="0"/>
      <w:bookmarkEnd w:id="14"/>
    </w:p>
    <w:p w:rsidR="005754C2" w:rsidRPr="00C2703D" w:rsidRDefault="00302D4E">
      <w:pPr>
        <w:spacing w:after="0" w:line="240" w:lineRule="auto"/>
        <w:jc w:val="both"/>
        <w:rPr>
          <w:rFonts w:ascii="Times New Roman" w:hAnsi="Times New Roman" w:cs="Times New Roman"/>
          <w:sz w:val="24"/>
          <w:szCs w:val="24"/>
        </w:rPr>
      </w:pPr>
      <w:bookmarkStart w:id="15" w:name="h.svy6hnzdqj2i" w:colFirst="0" w:colLast="0"/>
      <w:bookmarkEnd w:id="15"/>
      <w:proofErr w:type="gramStart"/>
      <w:r w:rsidRPr="00C2703D">
        <w:rPr>
          <w:rFonts w:ascii="Times New Roman" w:eastAsia="LM Roman 9" w:hAnsi="Times New Roman" w:cs="Times New Roman"/>
          <w:sz w:val="24"/>
          <w:szCs w:val="24"/>
        </w:rPr>
        <w:t>[3] PH Nye and FHC Marriott.</w:t>
      </w:r>
      <w:proofErr w:type="gramEnd"/>
      <w:r w:rsidRPr="00C2703D">
        <w:rPr>
          <w:rFonts w:ascii="Times New Roman" w:eastAsia="LM Roman 9" w:hAnsi="Times New Roman" w:cs="Times New Roman"/>
          <w:sz w:val="24"/>
          <w:szCs w:val="24"/>
        </w:rPr>
        <w:t xml:space="preserve"> </w:t>
      </w:r>
      <w:proofErr w:type="gramStart"/>
      <w:r w:rsidRPr="00C2703D">
        <w:rPr>
          <w:rFonts w:ascii="Times New Roman" w:eastAsia="LM Roman 9" w:hAnsi="Times New Roman" w:cs="Times New Roman"/>
          <w:sz w:val="24"/>
          <w:szCs w:val="24"/>
        </w:rPr>
        <w:t>A theoretical study of the distribution of substances around roots resulting</w:t>
      </w:r>
      <w:bookmarkStart w:id="16" w:name="h.hj68sttnd7oy" w:colFirst="0" w:colLast="0"/>
      <w:bookmarkEnd w:id="16"/>
      <w:r w:rsidR="008134E5">
        <w:rPr>
          <w:rFonts w:ascii="Times New Roman" w:eastAsia="LM Roman 9" w:hAnsi="Times New Roman" w:cs="Times New Roman"/>
          <w:sz w:val="24"/>
          <w:szCs w:val="24"/>
        </w:rPr>
        <w:t xml:space="preserve"> </w:t>
      </w:r>
      <w:r w:rsidRPr="00C2703D">
        <w:rPr>
          <w:rFonts w:ascii="Times New Roman" w:eastAsia="LM Roman 9" w:hAnsi="Times New Roman" w:cs="Times New Roman"/>
          <w:sz w:val="24"/>
          <w:szCs w:val="24"/>
        </w:rPr>
        <w:t>from simultaneous diffusion and mass flow.</w:t>
      </w:r>
      <w:proofErr w:type="gramEnd"/>
      <w:r w:rsidRPr="00C2703D">
        <w:rPr>
          <w:rFonts w:ascii="Times New Roman" w:eastAsia="LM Roman 9" w:hAnsi="Times New Roman" w:cs="Times New Roman"/>
          <w:sz w:val="24"/>
          <w:szCs w:val="24"/>
        </w:rPr>
        <w:t xml:space="preserve"> Plant and Soil, 30(3):459–472, 1969.</w:t>
      </w:r>
    </w:p>
    <w:p w:rsidR="005754C2" w:rsidRPr="00C2703D" w:rsidRDefault="005754C2">
      <w:pPr>
        <w:spacing w:after="0" w:line="240" w:lineRule="auto"/>
        <w:jc w:val="both"/>
        <w:rPr>
          <w:rFonts w:ascii="Times New Roman" w:hAnsi="Times New Roman" w:cs="Times New Roman"/>
          <w:sz w:val="24"/>
          <w:szCs w:val="24"/>
        </w:rPr>
      </w:pPr>
      <w:bookmarkStart w:id="17" w:name="h.4nkq8nr6vn6z" w:colFirst="0" w:colLast="0"/>
      <w:bookmarkEnd w:id="17"/>
    </w:p>
    <w:p w:rsidR="005754C2" w:rsidRPr="00C2703D" w:rsidRDefault="00302D4E">
      <w:pPr>
        <w:spacing w:after="0" w:line="240" w:lineRule="auto"/>
        <w:jc w:val="both"/>
        <w:rPr>
          <w:rFonts w:ascii="Times New Roman" w:hAnsi="Times New Roman" w:cs="Times New Roman"/>
          <w:sz w:val="24"/>
          <w:szCs w:val="24"/>
        </w:rPr>
      </w:pPr>
      <w:bookmarkStart w:id="18" w:name="h.1sgmtgdnsg25" w:colFirst="0" w:colLast="0"/>
      <w:bookmarkEnd w:id="18"/>
      <w:proofErr w:type="gramStart"/>
      <w:r w:rsidRPr="00C2703D">
        <w:rPr>
          <w:rFonts w:ascii="Times New Roman" w:eastAsia="LM Roman 9" w:hAnsi="Times New Roman" w:cs="Times New Roman"/>
          <w:sz w:val="24"/>
          <w:szCs w:val="24"/>
        </w:rPr>
        <w:t xml:space="preserve">[4] </w:t>
      </w:r>
      <w:proofErr w:type="spellStart"/>
      <w:r w:rsidRPr="00C2703D">
        <w:rPr>
          <w:rFonts w:ascii="Times New Roman" w:eastAsia="LM Roman 9" w:hAnsi="Times New Roman" w:cs="Times New Roman"/>
          <w:sz w:val="24"/>
          <w:szCs w:val="24"/>
        </w:rPr>
        <w:t>Iael</w:t>
      </w:r>
      <w:proofErr w:type="spellEnd"/>
      <w:r w:rsidRPr="00C2703D">
        <w:rPr>
          <w:rFonts w:ascii="Times New Roman" w:eastAsia="LM Roman 9" w:hAnsi="Times New Roman" w:cs="Times New Roman"/>
          <w:sz w:val="24"/>
          <w:szCs w:val="24"/>
        </w:rPr>
        <w:t xml:space="preserve"> </w:t>
      </w:r>
      <w:proofErr w:type="spellStart"/>
      <w:r w:rsidRPr="00C2703D">
        <w:rPr>
          <w:rFonts w:ascii="Times New Roman" w:eastAsia="LM Roman 9" w:hAnsi="Times New Roman" w:cs="Times New Roman"/>
          <w:sz w:val="24"/>
          <w:szCs w:val="24"/>
        </w:rPr>
        <w:t>Raij</w:t>
      </w:r>
      <w:proofErr w:type="spellEnd"/>
      <w:r w:rsidRPr="00C2703D">
        <w:rPr>
          <w:rFonts w:ascii="Times New Roman" w:eastAsia="LM Roman 9" w:hAnsi="Times New Roman" w:cs="Times New Roman"/>
          <w:sz w:val="24"/>
          <w:szCs w:val="24"/>
        </w:rPr>
        <w:t xml:space="preserve">, </w:t>
      </w:r>
      <w:proofErr w:type="spellStart"/>
      <w:r w:rsidRPr="00C2703D">
        <w:rPr>
          <w:rFonts w:ascii="Times New Roman" w:eastAsia="LM Roman 9" w:hAnsi="Times New Roman" w:cs="Times New Roman"/>
          <w:sz w:val="24"/>
          <w:szCs w:val="24"/>
        </w:rPr>
        <w:t>Naftali</w:t>
      </w:r>
      <w:proofErr w:type="spellEnd"/>
      <w:r w:rsidRPr="00C2703D">
        <w:rPr>
          <w:rFonts w:ascii="Times New Roman" w:eastAsia="LM Roman 9" w:hAnsi="Times New Roman" w:cs="Times New Roman"/>
          <w:sz w:val="24"/>
          <w:szCs w:val="24"/>
        </w:rPr>
        <w:t xml:space="preserve"> </w:t>
      </w:r>
      <w:proofErr w:type="spellStart"/>
      <w:r w:rsidRPr="00C2703D">
        <w:rPr>
          <w:rFonts w:ascii="Times New Roman" w:eastAsia="LM Roman 9" w:hAnsi="Times New Roman" w:cs="Times New Roman"/>
          <w:sz w:val="24"/>
          <w:szCs w:val="24"/>
        </w:rPr>
        <w:t>Lazarovitch</w:t>
      </w:r>
      <w:proofErr w:type="spellEnd"/>
      <w:r w:rsidRPr="00C2703D">
        <w:rPr>
          <w:rFonts w:ascii="Times New Roman" w:eastAsia="LM Roman 9" w:hAnsi="Times New Roman" w:cs="Times New Roman"/>
          <w:sz w:val="24"/>
          <w:szCs w:val="24"/>
        </w:rPr>
        <w:t xml:space="preserve">, Alan Ben-Gal, Uri </w:t>
      </w:r>
      <w:proofErr w:type="spellStart"/>
      <w:r w:rsidRPr="00C2703D">
        <w:rPr>
          <w:rFonts w:ascii="Times New Roman" w:eastAsia="LM Roman 9" w:hAnsi="Times New Roman" w:cs="Times New Roman"/>
          <w:sz w:val="24"/>
          <w:szCs w:val="24"/>
        </w:rPr>
        <w:t>Yermiyahu</w:t>
      </w:r>
      <w:proofErr w:type="spellEnd"/>
      <w:r w:rsidRPr="00C2703D">
        <w:rPr>
          <w:rFonts w:ascii="Times New Roman" w:eastAsia="LM Roman 9" w:hAnsi="Times New Roman" w:cs="Times New Roman"/>
          <w:sz w:val="24"/>
          <w:szCs w:val="24"/>
        </w:rPr>
        <w:t xml:space="preserve">, and </w:t>
      </w:r>
      <w:proofErr w:type="spellStart"/>
      <w:r w:rsidRPr="00C2703D">
        <w:rPr>
          <w:rFonts w:ascii="Times New Roman" w:eastAsia="LM Roman 9" w:hAnsi="Times New Roman" w:cs="Times New Roman"/>
          <w:sz w:val="24"/>
          <w:szCs w:val="24"/>
        </w:rPr>
        <w:t>Diederik</w:t>
      </w:r>
      <w:proofErr w:type="spellEnd"/>
      <w:r w:rsidRPr="00C2703D">
        <w:rPr>
          <w:rFonts w:ascii="Times New Roman" w:eastAsia="LM Roman 9" w:hAnsi="Times New Roman" w:cs="Times New Roman"/>
          <w:sz w:val="24"/>
          <w:szCs w:val="24"/>
        </w:rPr>
        <w:t xml:space="preserve"> Jacques.</w:t>
      </w:r>
      <w:proofErr w:type="gramEnd"/>
      <w:r w:rsidRPr="00C2703D">
        <w:rPr>
          <w:rFonts w:ascii="Times New Roman" w:eastAsia="LM Roman 9" w:hAnsi="Times New Roman" w:cs="Times New Roman"/>
          <w:sz w:val="24"/>
          <w:szCs w:val="24"/>
        </w:rPr>
        <w:t xml:space="preserve"> Accounting for</w:t>
      </w:r>
      <w:bookmarkStart w:id="19" w:name="h.7xu5u48gj6ar" w:colFirst="0" w:colLast="0"/>
      <w:bookmarkEnd w:id="19"/>
      <w:r w:rsidR="008134E5">
        <w:rPr>
          <w:rFonts w:ascii="Times New Roman" w:eastAsia="LM Roman 9" w:hAnsi="Times New Roman" w:cs="Times New Roman"/>
          <w:sz w:val="24"/>
          <w:szCs w:val="24"/>
        </w:rPr>
        <w:t xml:space="preserve"> </w:t>
      </w:r>
      <w:r w:rsidRPr="00C2703D">
        <w:rPr>
          <w:rFonts w:ascii="Times New Roman" w:eastAsia="LM Roman 9" w:hAnsi="Times New Roman" w:cs="Times New Roman"/>
          <w:sz w:val="24"/>
          <w:szCs w:val="24"/>
        </w:rPr>
        <w:t xml:space="preserve">solution composition in a plant roots active nutrient uptake model. </w:t>
      </w:r>
      <w:proofErr w:type="gramStart"/>
      <w:r w:rsidRPr="00C2703D">
        <w:rPr>
          <w:rFonts w:ascii="Times New Roman" w:eastAsia="LM Roman 9" w:hAnsi="Times New Roman" w:cs="Times New Roman"/>
          <w:sz w:val="24"/>
          <w:szCs w:val="24"/>
        </w:rPr>
        <w:t>pages</w:t>
      </w:r>
      <w:proofErr w:type="gramEnd"/>
      <w:r w:rsidRPr="00C2703D">
        <w:rPr>
          <w:rFonts w:ascii="Times New Roman" w:eastAsia="LM Roman 9" w:hAnsi="Times New Roman" w:cs="Times New Roman"/>
          <w:sz w:val="24"/>
          <w:szCs w:val="24"/>
        </w:rPr>
        <w:t xml:space="preserve"> 21–22, 2013.</w:t>
      </w:r>
    </w:p>
    <w:p w:rsidR="005754C2" w:rsidRPr="00C2703D" w:rsidRDefault="005754C2">
      <w:pPr>
        <w:spacing w:after="0" w:line="240" w:lineRule="auto"/>
        <w:jc w:val="both"/>
        <w:rPr>
          <w:rFonts w:ascii="Times New Roman" w:hAnsi="Times New Roman" w:cs="Times New Roman"/>
          <w:sz w:val="24"/>
          <w:szCs w:val="24"/>
        </w:rPr>
      </w:pPr>
      <w:bookmarkStart w:id="20" w:name="h.57wkdrijl0pw" w:colFirst="0" w:colLast="0"/>
      <w:bookmarkEnd w:id="20"/>
    </w:p>
    <w:p w:rsidR="005754C2" w:rsidRPr="00C2703D" w:rsidRDefault="00302D4E">
      <w:pPr>
        <w:spacing w:after="0" w:line="240" w:lineRule="auto"/>
        <w:jc w:val="both"/>
        <w:rPr>
          <w:rFonts w:ascii="Times New Roman" w:hAnsi="Times New Roman" w:cs="Times New Roman"/>
          <w:sz w:val="24"/>
          <w:szCs w:val="24"/>
        </w:rPr>
      </w:pPr>
      <w:bookmarkStart w:id="21" w:name="h.bzv0qv109mfn" w:colFirst="0" w:colLast="0"/>
      <w:bookmarkEnd w:id="21"/>
      <w:proofErr w:type="gramStart"/>
      <w:r w:rsidRPr="00C2703D">
        <w:rPr>
          <w:rFonts w:ascii="Times New Roman" w:eastAsia="LM Roman 9" w:hAnsi="Times New Roman" w:cs="Times New Roman"/>
          <w:sz w:val="24"/>
          <w:szCs w:val="24"/>
        </w:rPr>
        <w:t xml:space="preserve">[5] </w:t>
      </w:r>
      <w:proofErr w:type="spellStart"/>
      <w:r w:rsidRPr="00C2703D">
        <w:rPr>
          <w:rFonts w:ascii="Times New Roman" w:eastAsia="LM Roman 9" w:hAnsi="Times New Roman" w:cs="Times New Roman"/>
          <w:sz w:val="24"/>
          <w:szCs w:val="24"/>
        </w:rPr>
        <w:t>Tiina</w:t>
      </w:r>
      <w:proofErr w:type="spellEnd"/>
      <w:r w:rsidRPr="00C2703D">
        <w:rPr>
          <w:rFonts w:ascii="Times New Roman" w:eastAsia="LM Roman 9" w:hAnsi="Times New Roman" w:cs="Times New Roman"/>
          <w:sz w:val="24"/>
          <w:szCs w:val="24"/>
        </w:rPr>
        <w:t xml:space="preserve"> </w:t>
      </w:r>
      <w:proofErr w:type="spellStart"/>
      <w:r w:rsidRPr="00C2703D">
        <w:rPr>
          <w:rFonts w:ascii="Times New Roman" w:eastAsia="LM Roman 9" w:hAnsi="Times New Roman" w:cs="Times New Roman"/>
          <w:sz w:val="24"/>
          <w:szCs w:val="24"/>
        </w:rPr>
        <w:t>Roose</w:t>
      </w:r>
      <w:proofErr w:type="spellEnd"/>
      <w:r w:rsidRPr="00C2703D">
        <w:rPr>
          <w:rFonts w:ascii="Times New Roman" w:eastAsia="LM Roman 9" w:hAnsi="Times New Roman" w:cs="Times New Roman"/>
          <w:sz w:val="24"/>
          <w:szCs w:val="24"/>
        </w:rPr>
        <w:t xml:space="preserve">, AC Fowler, and PR </w:t>
      </w:r>
      <w:proofErr w:type="spellStart"/>
      <w:r w:rsidRPr="00C2703D">
        <w:rPr>
          <w:rFonts w:ascii="Times New Roman" w:eastAsia="LM Roman 9" w:hAnsi="Times New Roman" w:cs="Times New Roman"/>
          <w:sz w:val="24"/>
          <w:szCs w:val="24"/>
        </w:rPr>
        <w:t>Darrah</w:t>
      </w:r>
      <w:proofErr w:type="spellEnd"/>
      <w:r w:rsidRPr="00C2703D">
        <w:rPr>
          <w:rFonts w:ascii="Times New Roman" w:eastAsia="LM Roman 9" w:hAnsi="Times New Roman" w:cs="Times New Roman"/>
          <w:sz w:val="24"/>
          <w:szCs w:val="24"/>
        </w:rPr>
        <w:t>.</w:t>
      </w:r>
      <w:proofErr w:type="gramEnd"/>
      <w:r w:rsidRPr="00C2703D">
        <w:rPr>
          <w:rFonts w:ascii="Times New Roman" w:eastAsia="LM Roman 9" w:hAnsi="Times New Roman" w:cs="Times New Roman"/>
          <w:sz w:val="24"/>
          <w:szCs w:val="24"/>
        </w:rPr>
        <w:t xml:space="preserve"> </w:t>
      </w:r>
      <w:proofErr w:type="gramStart"/>
      <w:r w:rsidRPr="00C2703D">
        <w:rPr>
          <w:rFonts w:ascii="Times New Roman" w:eastAsia="LM Roman 9" w:hAnsi="Times New Roman" w:cs="Times New Roman"/>
          <w:sz w:val="24"/>
          <w:szCs w:val="24"/>
        </w:rPr>
        <w:t>A mathematical model of plant nutrient uptake.</w:t>
      </w:r>
      <w:proofErr w:type="gramEnd"/>
      <w:r w:rsidRPr="00C2703D">
        <w:rPr>
          <w:rFonts w:ascii="Times New Roman" w:eastAsia="LM Roman 9" w:hAnsi="Times New Roman" w:cs="Times New Roman"/>
          <w:sz w:val="24"/>
          <w:szCs w:val="24"/>
        </w:rPr>
        <w:t xml:space="preserve"> Journal of</w:t>
      </w:r>
      <w:bookmarkStart w:id="22" w:name="h.18pt9o11gij4" w:colFirst="0" w:colLast="0"/>
      <w:bookmarkEnd w:id="22"/>
      <w:r w:rsidR="008134E5">
        <w:rPr>
          <w:rFonts w:ascii="Times New Roman" w:eastAsia="LM Roman 9" w:hAnsi="Times New Roman" w:cs="Times New Roman"/>
          <w:sz w:val="24"/>
          <w:szCs w:val="24"/>
        </w:rPr>
        <w:t xml:space="preserve"> </w:t>
      </w:r>
      <w:r w:rsidRPr="00C2703D">
        <w:rPr>
          <w:rFonts w:ascii="Times New Roman" w:eastAsia="LM Roman 9" w:hAnsi="Times New Roman" w:cs="Times New Roman"/>
          <w:sz w:val="24"/>
          <w:szCs w:val="24"/>
        </w:rPr>
        <w:t>mathematical biology, 42(4):347–360, 2001.</w:t>
      </w:r>
    </w:p>
    <w:p w:rsidR="005754C2" w:rsidRPr="00C2703D" w:rsidRDefault="005754C2">
      <w:pPr>
        <w:spacing w:after="0" w:line="240" w:lineRule="auto"/>
        <w:jc w:val="both"/>
        <w:rPr>
          <w:rFonts w:ascii="Times New Roman" w:hAnsi="Times New Roman" w:cs="Times New Roman"/>
          <w:sz w:val="24"/>
          <w:szCs w:val="24"/>
        </w:rPr>
      </w:pPr>
      <w:bookmarkStart w:id="23" w:name="h.vb414yphp14n" w:colFirst="0" w:colLast="0"/>
      <w:bookmarkEnd w:id="23"/>
    </w:p>
    <w:p w:rsidR="005754C2" w:rsidRPr="00C2703D" w:rsidRDefault="00302D4E">
      <w:pPr>
        <w:spacing w:after="0" w:line="240" w:lineRule="auto"/>
        <w:jc w:val="both"/>
        <w:rPr>
          <w:rFonts w:ascii="Times New Roman" w:hAnsi="Times New Roman" w:cs="Times New Roman"/>
          <w:sz w:val="24"/>
          <w:szCs w:val="24"/>
        </w:rPr>
      </w:pPr>
      <w:bookmarkStart w:id="24" w:name="h.ylc3zw4jb8cf" w:colFirst="0" w:colLast="0"/>
      <w:bookmarkEnd w:id="24"/>
      <w:proofErr w:type="gramStart"/>
      <w:r w:rsidRPr="00C2703D">
        <w:rPr>
          <w:rFonts w:ascii="Times New Roman" w:eastAsia="LM Roman 9" w:hAnsi="Times New Roman" w:cs="Times New Roman"/>
          <w:sz w:val="24"/>
          <w:szCs w:val="24"/>
        </w:rPr>
        <w:t xml:space="preserve">[6] Natalie Schroder, Mathieu </w:t>
      </w:r>
      <w:proofErr w:type="spellStart"/>
      <w:r w:rsidRPr="00C2703D">
        <w:rPr>
          <w:rFonts w:ascii="Times New Roman" w:eastAsia="LM Roman 9" w:hAnsi="Times New Roman" w:cs="Times New Roman"/>
          <w:sz w:val="24"/>
          <w:szCs w:val="24"/>
        </w:rPr>
        <w:t>Javaux</w:t>
      </w:r>
      <w:proofErr w:type="spellEnd"/>
      <w:r w:rsidRPr="00C2703D">
        <w:rPr>
          <w:rFonts w:ascii="Times New Roman" w:eastAsia="LM Roman 9" w:hAnsi="Times New Roman" w:cs="Times New Roman"/>
          <w:sz w:val="24"/>
          <w:szCs w:val="24"/>
        </w:rPr>
        <w:t xml:space="preserve">, Jan </w:t>
      </w:r>
      <w:proofErr w:type="spellStart"/>
      <w:r w:rsidRPr="00C2703D">
        <w:rPr>
          <w:rFonts w:ascii="Times New Roman" w:eastAsia="LM Roman 9" w:hAnsi="Times New Roman" w:cs="Times New Roman"/>
          <w:sz w:val="24"/>
          <w:szCs w:val="24"/>
        </w:rPr>
        <w:t>Vanderborght</w:t>
      </w:r>
      <w:proofErr w:type="spellEnd"/>
      <w:r w:rsidRPr="00C2703D">
        <w:rPr>
          <w:rFonts w:ascii="Times New Roman" w:eastAsia="LM Roman 9" w:hAnsi="Times New Roman" w:cs="Times New Roman"/>
          <w:sz w:val="24"/>
          <w:szCs w:val="24"/>
        </w:rPr>
        <w:t xml:space="preserve">, Bernhard Steffen, and Harry </w:t>
      </w:r>
      <w:proofErr w:type="spellStart"/>
      <w:r w:rsidRPr="00C2703D">
        <w:rPr>
          <w:rFonts w:ascii="Times New Roman" w:eastAsia="LM Roman 9" w:hAnsi="Times New Roman" w:cs="Times New Roman"/>
          <w:sz w:val="24"/>
          <w:szCs w:val="24"/>
        </w:rPr>
        <w:t>Vereecken</w:t>
      </w:r>
      <w:proofErr w:type="spellEnd"/>
      <w:r w:rsidRPr="00C2703D">
        <w:rPr>
          <w:rFonts w:ascii="Times New Roman" w:eastAsia="LM Roman 9" w:hAnsi="Times New Roman" w:cs="Times New Roman"/>
          <w:sz w:val="24"/>
          <w:szCs w:val="24"/>
        </w:rPr>
        <w:t>.</w:t>
      </w:r>
      <w:proofErr w:type="gramEnd"/>
      <w:r w:rsidRPr="00C2703D">
        <w:rPr>
          <w:rFonts w:ascii="Times New Roman" w:eastAsia="LM Roman 9" w:hAnsi="Times New Roman" w:cs="Times New Roman"/>
          <w:sz w:val="24"/>
          <w:szCs w:val="24"/>
        </w:rPr>
        <w:t xml:space="preserve"> Effect</w:t>
      </w:r>
      <w:bookmarkStart w:id="25" w:name="h.o60gby3r357a" w:colFirst="0" w:colLast="0"/>
      <w:bookmarkEnd w:id="25"/>
      <w:r w:rsidR="008134E5">
        <w:rPr>
          <w:rFonts w:ascii="Times New Roman" w:eastAsia="LM Roman 9" w:hAnsi="Times New Roman" w:cs="Times New Roman"/>
          <w:sz w:val="24"/>
          <w:szCs w:val="24"/>
        </w:rPr>
        <w:t xml:space="preserve"> </w:t>
      </w:r>
      <w:r w:rsidRPr="00C2703D">
        <w:rPr>
          <w:rFonts w:ascii="Times New Roman" w:eastAsia="LM Roman 9" w:hAnsi="Times New Roman" w:cs="Times New Roman"/>
          <w:sz w:val="24"/>
          <w:szCs w:val="24"/>
        </w:rPr>
        <w:t xml:space="preserve">of root water and solute uptake on apparent soil dispersivity: A simulation study. </w:t>
      </w:r>
      <w:proofErr w:type="gramStart"/>
      <w:r w:rsidRPr="00C2703D">
        <w:rPr>
          <w:rFonts w:ascii="Times New Roman" w:eastAsia="LM Roman 9" w:hAnsi="Times New Roman" w:cs="Times New Roman"/>
          <w:sz w:val="24"/>
          <w:szCs w:val="24"/>
        </w:rPr>
        <w:t>Vadose Zone Journal,</w:t>
      </w:r>
      <w:bookmarkStart w:id="26" w:name="h.6fseksdcl5bb" w:colFirst="0" w:colLast="0"/>
      <w:bookmarkEnd w:id="26"/>
      <w:r w:rsidR="008134E5">
        <w:rPr>
          <w:rFonts w:ascii="Times New Roman" w:eastAsia="LM Roman 9" w:hAnsi="Times New Roman" w:cs="Times New Roman"/>
          <w:sz w:val="24"/>
          <w:szCs w:val="24"/>
        </w:rPr>
        <w:t xml:space="preserve"> </w:t>
      </w:r>
      <w:r w:rsidRPr="00C2703D">
        <w:rPr>
          <w:rFonts w:ascii="Times New Roman" w:eastAsia="LM Roman 9" w:hAnsi="Times New Roman" w:cs="Times New Roman"/>
          <w:sz w:val="24"/>
          <w:szCs w:val="24"/>
        </w:rPr>
        <w:t>11(3), 2012.</w:t>
      </w:r>
      <w:proofErr w:type="gramEnd"/>
    </w:p>
    <w:p w:rsidR="005754C2" w:rsidRPr="00C2703D" w:rsidRDefault="005754C2">
      <w:pPr>
        <w:spacing w:after="0" w:line="240" w:lineRule="auto"/>
        <w:jc w:val="both"/>
        <w:rPr>
          <w:rFonts w:ascii="Times New Roman" w:hAnsi="Times New Roman" w:cs="Times New Roman"/>
          <w:sz w:val="24"/>
          <w:szCs w:val="24"/>
        </w:rPr>
      </w:pPr>
      <w:bookmarkStart w:id="27" w:name="h.tti62de7n13g" w:colFirst="0" w:colLast="0"/>
      <w:bookmarkEnd w:id="27"/>
    </w:p>
    <w:p w:rsidR="005754C2" w:rsidRPr="00C2703D" w:rsidRDefault="00302D4E">
      <w:pPr>
        <w:spacing w:after="0" w:line="240" w:lineRule="auto"/>
        <w:jc w:val="both"/>
        <w:rPr>
          <w:rFonts w:ascii="Times New Roman" w:hAnsi="Times New Roman" w:cs="Times New Roman"/>
          <w:sz w:val="24"/>
          <w:szCs w:val="24"/>
        </w:rPr>
      </w:pPr>
      <w:bookmarkStart w:id="28" w:name="h.x95gjbitdb8c" w:colFirst="0" w:colLast="0"/>
      <w:bookmarkEnd w:id="28"/>
      <w:r w:rsidRPr="00C2703D">
        <w:rPr>
          <w:rFonts w:ascii="Times New Roman" w:eastAsia="LM Roman 9" w:hAnsi="Times New Roman" w:cs="Times New Roman"/>
          <w:sz w:val="24"/>
          <w:szCs w:val="24"/>
        </w:rPr>
        <w:t xml:space="preserve">[7] M </w:t>
      </w:r>
      <w:proofErr w:type="spellStart"/>
      <w:r w:rsidRPr="00C2703D">
        <w:rPr>
          <w:rFonts w:ascii="Times New Roman" w:eastAsia="LM Roman 9" w:hAnsi="Times New Roman" w:cs="Times New Roman"/>
          <w:sz w:val="24"/>
          <w:szCs w:val="24"/>
        </w:rPr>
        <w:t>Silberbush</w:t>
      </w:r>
      <w:proofErr w:type="spellEnd"/>
      <w:r w:rsidRPr="00C2703D">
        <w:rPr>
          <w:rFonts w:ascii="Times New Roman" w:eastAsia="LM Roman 9" w:hAnsi="Times New Roman" w:cs="Times New Roman"/>
          <w:sz w:val="24"/>
          <w:szCs w:val="24"/>
        </w:rPr>
        <w:t xml:space="preserve">, J Ben-Asher, and JE </w:t>
      </w:r>
      <w:proofErr w:type="spellStart"/>
      <w:r w:rsidRPr="00C2703D">
        <w:rPr>
          <w:rFonts w:ascii="Times New Roman" w:eastAsia="LM Roman 9" w:hAnsi="Times New Roman" w:cs="Times New Roman"/>
          <w:sz w:val="24"/>
          <w:szCs w:val="24"/>
        </w:rPr>
        <w:t>Ephrath</w:t>
      </w:r>
      <w:proofErr w:type="spellEnd"/>
      <w:r w:rsidRPr="00C2703D">
        <w:rPr>
          <w:rFonts w:ascii="Times New Roman" w:eastAsia="LM Roman 9" w:hAnsi="Times New Roman" w:cs="Times New Roman"/>
          <w:sz w:val="24"/>
          <w:szCs w:val="24"/>
        </w:rPr>
        <w:t xml:space="preserve">. </w:t>
      </w:r>
      <w:proofErr w:type="gramStart"/>
      <w:r w:rsidRPr="00C2703D">
        <w:rPr>
          <w:rFonts w:ascii="Times New Roman" w:eastAsia="LM Roman 9" w:hAnsi="Times New Roman" w:cs="Times New Roman"/>
          <w:sz w:val="24"/>
          <w:szCs w:val="24"/>
        </w:rPr>
        <w:t>A model for nutrient and water flow and their uptake by</w:t>
      </w:r>
      <w:bookmarkStart w:id="29" w:name="h.n04jcygdehmx" w:colFirst="0" w:colLast="0"/>
      <w:bookmarkEnd w:id="29"/>
      <w:r w:rsidR="008134E5">
        <w:rPr>
          <w:rFonts w:ascii="Times New Roman" w:eastAsia="LM Roman 9" w:hAnsi="Times New Roman" w:cs="Times New Roman"/>
          <w:sz w:val="24"/>
          <w:szCs w:val="24"/>
        </w:rPr>
        <w:t xml:space="preserve"> </w:t>
      </w:r>
      <w:r w:rsidRPr="00C2703D">
        <w:rPr>
          <w:rFonts w:ascii="Times New Roman" w:eastAsia="LM Roman 9" w:hAnsi="Times New Roman" w:cs="Times New Roman"/>
          <w:sz w:val="24"/>
          <w:szCs w:val="24"/>
        </w:rPr>
        <w:t>plants grown in a soilless culture.</w:t>
      </w:r>
      <w:proofErr w:type="gramEnd"/>
      <w:r w:rsidRPr="00C2703D">
        <w:rPr>
          <w:rFonts w:ascii="Times New Roman" w:eastAsia="LM Roman 9" w:hAnsi="Times New Roman" w:cs="Times New Roman"/>
          <w:sz w:val="24"/>
          <w:szCs w:val="24"/>
        </w:rPr>
        <w:t xml:space="preserve"> Plant and soil, 271(1-2):309–319, 2005.</w:t>
      </w:r>
    </w:p>
    <w:p w:rsidR="005754C2" w:rsidRPr="00C2703D" w:rsidRDefault="005754C2">
      <w:pPr>
        <w:spacing w:after="0" w:line="240" w:lineRule="auto"/>
        <w:jc w:val="both"/>
        <w:rPr>
          <w:rFonts w:ascii="Times New Roman" w:hAnsi="Times New Roman" w:cs="Times New Roman"/>
          <w:sz w:val="24"/>
          <w:szCs w:val="24"/>
        </w:rPr>
      </w:pPr>
      <w:bookmarkStart w:id="30" w:name="h.gn6szrp4iiy4" w:colFirst="0" w:colLast="0"/>
      <w:bookmarkEnd w:id="30"/>
    </w:p>
    <w:p w:rsidR="005754C2" w:rsidRPr="00C2703D" w:rsidRDefault="00302D4E">
      <w:pPr>
        <w:spacing w:after="0" w:line="240" w:lineRule="auto"/>
        <w:jc w:val="both"/>
        <w:rPr>
          <w:rFonts w:ascii="Times New Roman" w:hAnsi="Times New Roman" w:cs="Times New Roman"/>
          <w:sz w:val="24"/>
          <w:szCs w:val="24"/>
        </w:rPr>
      </w:pPr>
      <w:bookmarkStart w:id="31" w:name="h.i5h8lpema4r4" w:colFirst="0" w:colLast="0"/>
      <w:bookmarkEnd w:id="31"/>
      <w:proofErr w:type="gramStart"/>
      <w:r w:rsidRPr="00C2703D">
        <w:rPr>
          <w:rFonts w:ascii="Times New Roman" w:eastAsia="LM Roman 9" w:hAnsi="Times New Roman" w:cs="Times New Roman"/>
          <w:sz w:val="24"/>
          <w:szCs w:val="24"/>
        </w:rPr>
        <w:t xml:space="preserve">[8] </w:t>
      </w:r>
      <w:proofErr w:type="spellStart"/>
      <w:r w:rsidRPr="00C2703D">
        <w:rPr>
          <w:rFonts w:ascii="Times New Roman" w:eastAsia="LM Roman 9" w:hAnsi="Times New Roman" w:cs="Times New Roman"/>
          <w:sz w:val="24"/>
          <w:szCs w:val="24"/>
        </w:rPr>
        <w:t>Jiri</w:t>
      </w:r>
      <w:proofErr w:type="spellEnd"/>
      <w:r w:rsidRPr="00C2703D">
        <w:rPr>
          <w:rFonts w:ascii="Times New Roman" w:eastAsia="LM Roman 9" w:hAnsi="Times New Roman" w:cs="Times New Roman"/>
          <w:sz w:val="24"/>
          <w:szCs w:val="24"/>
        </w:rPr>
        <w:t xml:space="preserve"> </w:t>
      </w:r>
      <w:proofErr w:type="spellStart"/>
      <w:r w:rsidRPr="00C2703D">
        <w:rPr>
          <w:rFonts w:ascii="Times New Roman" w:eastAsia="LM Roman 9" w:hAnsi="Times New Roman" w:cs="Times New Roman"/>
          <w:sz w:val="24"/>
          <w:szCs w:val="24"/>
        </w:rPr>
        <w:t>Simunek</w:t>
      </w:r>
      <w:proofErr w:type="spellEnd"/>
      <w:r w:rsidRPr="00C2703D">
        <w:rPr>
          <w:rFonts w:ascii="Times New Roman" w:eastAsia="LM Roman 9" w:hAnsi="Times New Roman" w:cs="Times New Roman"/>
          <w:sz w:val="24"/>
          <w:szCs w:val="24"/>
        </w:rPr>
        <w:t xml:space="preserve"> and Jan W </w:t>
      </w:r>
      <w:proofErr w:type="spellStart"/>
      <w:r w:rsidRPr="00C2703D">
        <w:rPr>
          <w:rFonts w:ascii="Times New Roman" w:eastAsia="LM Roman 9" w:hAnsi="Times New Roman" w:cs="Times New Roman"/>
          <w:sz w:val="24"/>
          <w:szCs w:val="24"/>
        </w:rPr>
        <w:t>Hopmans</w:t>
      </w:r>
      <w:proofErr w:type="spellEnd"/>
      <w:r w:rsidRPr="00C2703D">
        <w:rPr>
          <w:rFonts w:ascii="Times New Roman" w:eastAsia="LM Roman 9" w:hAnsi="Times New Roman" w:cs="Times New Roman"/>
          <w:sz w:val="24"/>
          <w:szCs w:val="24"/>
        </w:rPr>
        <w:t>.</w:t>
      </w:r>
      <w:proofErr w:type="gramEnd"/>
      <w:r w:rsidRPr="00C2703D">
        <w:rPr>
          <w:rFonts w:ascii="Times New Roman" w:eastAsia="LM Roman 9" w:hAnsi="Times New Roman" w:cs="Times New Roman"/>
          <w:sz w:val="24"/>
          <w:szCs w:val="24"/>
        </w:rPr>
        <w:t xml:space="preserve"> Modeling compensated root water and nutrient uptake. Ecological</w:t>
      </w:r>
      <w:bookmarkStart w:id="32" w:name="h.33wilm7rihtr" w:colFirst="0" w:colLast="0"/>
      <w:bookmarkEnd w:id="32"/>
      <w:r w:rsidR="007B0F91">
        <w:rPr>
          <w:rFonts w:ascii="Times New Roman" w:eastAsia="LM Roman 9" w:hAnsi="Times New Roman" w:cs="Times New Roman"/>
          <w:sz w:val="24"/>
          <w:szCs w:val="24"/>
        </w:rPr>
        <w:t xml:space="preserve"> </w:t>
      </w:r>
      <w:proofErr w:type="spellStart"/>
      <w:r w:rsidRPr="00C2703D">
        <w:rPr>
          <w:rFonts w:ascii="Times New Roman" w:eastAsia="LM Roman 9" w:hAnsi="Times New Roman" w:cs="Times New Roman"/>
          <w:sz w:val="24"/>
          <w:szCs w:val="24"/>
        </w:rPr>
        <w:t>modelling</w:t>
      </w:r>
      <w:proofErr w:type="spellEnd"/>
      <w:r w:rsidRPr="00C2703D">
        <w:rPr>
          <w:rFonts w:ascii="Times New Roman" w:eastAsia="LM Roman 9" w:hAnsi="Times New Roman" w:cs="Times New Roman"/>
          <w:sz w:val="24"/>
          <w:szCs w:val="24"/>
        </w:rPr>
        <w:t>, 220(4):505–521, 2009.</w:t>
      </w:r>
    </w:p>
    <w:p w:rsidR="005754C2" w:rsidRPr="00C2703D" w:rsidRDefault="005754C2">
      <w:pPr>
        <w:spacing w:after="0" w:line="240" w:lineRule="auto"/>
        <w:jc w:val="both"/>
        <w:rPr>
          <w:rFonts w:ascii="Times New Roman" w:hAnsi="Times New Roman" w:cs="Times New Roman"/>
          <w:sz w:val="24"/>
          <w:szCs w:val="24"/>
        </w:rPr>
      </w:pPr>
      <w:bookmarkStart w:id="33" w:name="h.lyqxqjecd19s" w:colFirst="0" w:colLast="0"/>
      <w:bookmarkEnd w:id="33"/>
    </w:p>
    <w:p w:rsidR="005754C2" w:rsidRPr="00C2703D" w:rsidRDefault="00302D4E">
      <w:pPr>
        <w:spacing w:after="0" w:line="240" w:lineRule="auto"/>
        <w:jc w:val="both"/>
        <w:rPr>
          <w:rFonts w:ascii="Times New Roman" w:hAnsi="Times New Roman" w:cs="Times New Roman"/>
          <w:sz w:val="24"/>
          <w:szCs w:val="24"/>
        </w:rPr>
      </w:pPr>
      <w:bookmarkStart w:id="34" w:name="h.6vgkztp6su6f" w:colFirst="0" w:colLast="0"/>
      <w:bookmarkEnd w:id="34"/>
      <w:r w:rsidRPr="00C2703D">
        <w:rPr>
          <w:rFonts w:ascii="Times New Roman" w:eastAsia="LM Roman 9" w:hAnsi="Times New Roman" w:cs="Times New Roman"/>
          <w:sz w:val="24"/>
          <w:szCs w:val="24"/>
        </w:rPr>
        <w:t xml:space="preserve">[9] Michael J </w:t>
      </w:r>
      <w:proofErr w:type="spellStart"/>
      <w:r w:rsidRPr="00C2703D">
        <w:rPr>
          <w:rFonts w:ascii="Times New Roman" w:eastAsia="LM Roman 9" w:hAnsi="Times New Roman" w:cs="Times New Roman"/>
          <w:sz w:val="24"/>
          <w:szCs w:val="24"/>
        </w:rPr>
        <w:t>Ungs</w:t>
      </w:r>
      <w:proofErr w:type="spellEnd"/>
      <w:r w:rsidRPr="00C2703D">
        <w:rPr>
          <w:rFonts w:ascii="Times New Roman" w:eastAsia="LM Roman 9" w:hAnsi="Times New Roman" w:cs="Times New Roman"/>
          <w:sz w:val="24"/>
          <w:szCs w:val="24"/>
        </w:rPr>
        <w:t xml:space="preserve">, L </w:t>
      </w:r>
      <w:proofErr w:type="spellStart"/>
      <w:r w:rsidRPr="00C2703D">
        <w:rPr>
          <w:rFonts w:ascii="Times New Roman" w:eastAsia="LM Roman 9" w:hAnsi="Times New Roman" w:cs="Times New Roman"/>
          <w:sz w:val="24"/>
          <w:szCs w:val="24"/>
        </w:rPr>
        <w:t>Boersma</w:t>
      </w:r>
      <w:proofErr w:type="spellEnd"/>
      <w:r w:rsidRPr="00C2703D">
        <w:rPr>
          <w:rFonts w:ascii="Times New Roman" w:eastAsia="LM Roman 9" w:hAnsi="Times New Roman" w:cs="Times New Roman"/>
          <w:sz w:val="24"/>
          <w:szCs w:val="24"/>
        </w:rPr>
        <w:t xml:space="preserve">, and </w:t>
      </w:r>
      <w:proofErr w:type="spellStart"/>
      <w:r w:rsidRPr="00C2703D">
        <w:rPr>
          <w:rFonts w:ascii="Times New Roman" w:eastAsia="LM Roman 9" w:hAnsi="Times New Roman" w:cs="Times New Roman"/>
          <w:sz w:val="24"/>
          <w:szCs w:val="24"/>
        </w:rPr>
        <w:t>Suntaree</w:t>
      </w:r>
      <w:proofErr w:type="spellEnd"/>
      <w:r w:rsidRPr="00C2703D">
        <w:rPr>
          <w:rFonts w:ascii="Times New Roman" w:eastAsia="LM Roman 9" w:hAnsi="Times New Roman" w:cs="Times New Roman"/>
          <w:sz w:val="24"/>
          <w:szCs w:val="24"/>
        </w:rPr>
        <w:t xml:space="preserve"> </w:t>
      </w:r>
      <w:proofErr w:type="spellStart"/>
      <w:r w:rsidRPr="00C2703D">
        <w:rPr>
          <w:rFonts w:ascii="Times New Roman" w:eastAsia="LM Roman 9" w:hAnsi="Times New Roman" w:cs="Times New Roman"/>
          <w:sz w:val="24"/>
          <w:szCs w:val="24"/>
        </w:rPr>
        <w:t>Akratanakul</w:t>
      </w:r>
      <w:proofErr w:type="spellEnd"/>
      <w:r w:rsidRPr="00C2703D">
        <w:rPr>
          <w:rFonts w:ascii="Times New Roman" w:eastAsia="LM Roman 9" w:hAnsi="Times New Roman" w:cs="Times New Roman"/>
          <w:sz w:val="24"/>
          <w:szCs w:val="24"/>
        </w:rPr>
        <w:t xml:space="preserve">. </w:t>
      </w:r>
      <w:proofErr w:type="gramStart"/>
      <w:r w:rsidRPr="00C2703D">
        <w:rPr>
          <w:rFonts w:ascii="Times New Roman" w:eastAsia="LM Roman 9" w:hAnsi="Times New Roman" w:cs="Times New Roman"/>
          <w:sz w:val="24"/>
          <w:szCs w:val="24"/>
        </w:rPr>
        <w:t>Effect of temperature on nutritional require</w:t>
      </w:r>
      <w:bookmarkStart w:id="35" w:name="h.cuhomswkitho" w:colFirst="0" w:colLast="0"/>
      <w:bookmarkEnd w:id="35"/>
      <w:r w:rsidRPr="00C2703D">
        <w:rPr>
          <w:rFonts w:ascii="Times New Roman" w:eastAsia="LM Roman 9" w:hAnsi="Times New Roman" w:cs="Times New Roman"/>
          <w:sz w:val="24"/>
          <w:szCs w:val="24"/>
        </w:rPr>
        <w:t>ments of plants.</w:t>
      </w:r>
      <w:proofErr w:type="gramEnd"/>
      <w:r w:rsidRPr="00C2703D">
        <w:rPr>
          <w:rFonts w:ascii="Times New Roman" w:eastAsia="LM Roman 9" w:hAnsi="Times New Roman" w:cs="Times New Roman"/>
          <w:sz w:val="24"/>
          <w:szCs w:val="24"/>
        </w:rPr>
        <w:t xml:space="preserve"> Technical report, Corvallis, </w:t>
      </w:r>
      <w:proofErr w:type="gramStart"/>
      <w:r w:rsidRPr="00C2703D">
        <w:rPr>
          <w:rFonts w:ascii="Times New Roman" w:eastAsia="LM Roman 9" w:hAnsi="Times New Roman" w:cs="Times New Roman"/>
          <w:sz w:val="24"/>
          <w:szCs w:val="24"/>
        </w:rPr>
        <w:t>Or.:</w:t>
      </w:r>
      <w:proofErr w:type="gramEnd"/>
      <w:r w:rsidRPr="00C2703D">
        <w:rPr>
          <w:rFonts w:ascii="Times New Roman" w:eastAsia="LM Roman 9" w:hAnsi="Times New Roman" w:cs="Times New Roman"/>
          <w:sz w:val="24"/>
          <w:szCs w:val="24"/>
        </w:rPr>
        <w:t xml:space="preserve"> Oregon State University, Agricultural Experiment</w:t>
      </w:r>
      <w:bookmarkStart w:id="36" w:name="h.1b4gc7olc2f8" w:colFirst="0" w:colLast="0"/>
      <w:bookmarkEnd w:id="36"/>
      <w:r w:rsidR="007B0F91">
        <w:rPr>
          <w:rFonts w:ascii="Times New Roman" w:eastAsia="LM Roman 9" w:hAnsi="Times New Roman" w:cs="Times New Roman"/>
          <w:sz w:val="24"/>
          <w:szCs w:val="24"/>
        </w:rPr>
        <w:t xml:space="preserve"> </w:t>
      </w:r>
      <w:r w:rsidRPr="00C2703D">
        <w:rPr>
          <w:rFonts w:ascii="Times New Roman" w:eastAsia="LM Roman 9" w:hAnsi="Times New Roman" w:cs="Times New Roman"/>
          <w:sz w:val="24"/>
          <w:szCs w:val="24"/>
        </w:rPr>
        <w:t>Station, 1982.</w:t>
      </w:r>
    </w:p>
    <w:p w:rsidR="005754C2" w:rsidRPr="00C2703D" w:rsidRDefault="005754C2">
      <w:pPr>
        <w:spacing w:after="0" w:line="240" w:lineRule="auto"/>
        <w:jc w:val="both"/>
        <w:rPr>
          <w:rFonts w:ascii="Times New Roman" w:hAnsi="Times New Roman" w:cs="Times New Roman"/>
          <w:sz w:val="24"/>
          <w:szCs w:val="24"/>
        </w:rPr>
      </w:pPr>
      <w:bookmarkStart w:id="37" w:name="h.ohh2kgvl3j8f" w:colFirst="0" w:colLast="0"/>
      <w:bookmarkEnd w:id="37"/>
    </w:p>
    <w:p w:rsidR="005754C2" w:rsidRPr="00C2703D" w:rsidRDefault="00302D4E">
      <w:pPr>
        <w:spacing w:after="0" w:line="240" w:lineRule="auto"/>
        <w:jc w:val="both"/>
        <w:rPr>
          <w:rFonts w:ascii="Times New Roman" w:hAnsi="Times New Roman" w:cs="Times New Roman"/>
          <w:sz w:val="24"/>
          <w:szCs w:val="24"/>
        </w:rPr>
      </w:pPr>
      <w:bookmarkStart w:id="38" w:name="h.wff46yn6kwrb" w:colFirst="0" w:colLast="0"/>
      <w:bookmarkEnd w:id="38"/>
      <w:r w:rsidRPr="00C2703D">
        <w:rPr>
          <w:rFonts w:ascii="Times New Roman" w:eastAsia="LM Roman 9" w:hAnsi="Times New Roman" w:cs="Times New Roman"/>
          <w:sz w:val="24"/>
          <w:szCs w:val="24"/>
        </w:rPr>
        <w:lastRenderedPageBreak/>
        <w:t xml:space="preserve">[10] Quirijn de </w:t>
      </w:r>
      <w:proofErr w:type="spellStart"/>
      <w:r w:rsidRPr="00C2703D">
        <w:rPr>
          <w:rFonts w:ascii="Times New Roman" w:eastAsia="LM Roman 9" w:hAnsi="Times New Roman" w:cs="Times New Roman"/>
          <w:sz w:val="24"/>
          <w:szCs w:val="24"/>
        </w:rPr>
        <w:t>Jong</w:t>
      </w:r>
      <w:proofErr w:type="spellEnd"/>
      <w:r w:rsidRPr="00C2703D">
        <w:rPr>
          <w:rFonts w:ascii="Times New Roman" w:eastAsia="LM Roman 9" w:hAnsi="Times New Roman" w:cs="Times New Roman"/>
          <w:sz w:val="24"/>
          <w:szCs w:val="24"/>
        </w:rPr>
        <w:t xml:space="preserve"> van </w:t>
      </w:r>
      <w:proofErr w:type="spellStart"/>
      <w:r w:rsidRPr="00C2703D">
        <w:rPr>
          <w:rFonts w:ascii="Times New Roman" w:eastAsia="LM Roman 9" w:hAnsi="Times New Roman" w:cs="Times New Roman"/>
          <w:sz w:val="24"/>
          <w:szCs w:val="24"/>
        </w:rPr>
        <w:t>Lier</w:t>
      </w:r>
      <w:proofErr w:type="spellEnd"/>
      <w:r w:rsidRPr="00C2703D">
        <w:rPr>
          <w:rFonts w:ascii="Times New Roman" w:eastAsia="LM Roman 9" w:hAnsi="Times New Roman" w:cs="Times New Roman"/>
          <w:sz w:val="24"/>
          <w:szCs w:val="24"/>
        </w:rPr>
        <w:t xml:space="preserve">, </w:t>
      </w:r>
      <w:proofErr w:type="spellStart"/>
      <w:r w:rsidRPr="00C2703D">
        <w:rPr>
          <w:rFonts w:ascii="Times New Roman" w:eastAsia="LM Roman 9" w:hAnsi="Times New Roman" w:cs="Times New Roman"/>
          <w:sz w:val="24"/>
          <w:szCs w:val="24"/>
        </w:rPr>
        <w:t>Klaas</w:t>
      </w:r>
      <w:proofErr w:type="spellEnd"/>
      <w:r w:rsidRPr="00C2703D">
        <w:rPr>
          <w:rFonts w:ascii="Times New Roman" w:eastAsia="LM Roman 9" w:hAnsi="Times New Roman" w:cs="Times New Roman"/>
          <w:sz w:val="24"/>
          <w:szCs w:val="24"/>
        </w:rPr>
        <w:t xml:space="preserve"> </w:t>
      </w:r>
      <w:proofErr w:type="spellStart"/>
      <w:r w:rsidRPr="00C2703D">
        <w:rPr>
          <w:rFonts w:ascii="Times New Roman" w:eastAsia="LM Roman 9" w:hAnsi="Times New Roman" w:cs="Times New Roman"/>
          <w:sz w:val="24"/>
          <w:szCs w:val="24"/>
        </w:rPr>
        <w:t>Metselaar</w:t>
      </w:r>
      <w:proofErr w:type="spellEnd"/>
      <w:r w:rsidRPr="00C2703D">
        <w:rPr>
          <w:rFonts w:ascii="Times New Roman" w:eastAsia="LM Roman 9" w:hAnsi="Times New Roman" w:cs="Times New Roman"/>
          <w:sz w:val="24"/>
          <w:szCs w:val="24"/>
        </w:rPr>
        <w:t xml:space="preserve">, and </w:t>
      </w:r>
      <w:proofErr w:type="spellStart"/>
      <w:r w:rsidRPr="00C2703D">
        <w:rPr>
          <w:rFonts w:ascii="Times New Roman" w:eastAsia="LM Roman 9" w:hAnsi="Times New Roman" w:cs="Times New Roman"/>
          <w:sz w:val="24"/>
          <w:szCs w:val="24"/>
        </w:rPr>
        <w:t>Jos</w:t>
      </w:r>
      <w:proofErr w:type="spellEnd"/>
      <w:r w:rsidRPr="00C2703D">
        <w:rPr>
          <w:rFonts w:ascii="Times New Roman" w:eastAsia="LM Roman 9" w:hAnsi="Times New Roman" w:cs="Times New Roman"/>
          <w:sz w:val="24"/>
          <w:szCs w:val="24"/>
        </w:rPr>
        <w:t xml:space="preserve"> C. van Dam. Root water extraction and limiting soil</w:t>
      </w:r>
      <w:bookmarkStart w:id="39" w:name="h.a2ykf6dffy7x" w:colFirst="0" w:colLast="0"/>
      <w:bookmarkEnd w:id="39"/>
      <w:r w:rsidR="007B0F91">
        <w:rPr>
          <w:rFonts w:ascii="Times New Roman" w:eastAsia="LM Roman 9" w:hAnsi="Times New Roman" w:cs="Times New Roman"/>
          <w:sz w:val="24"/>
          <w:szCs w:val="24"/>
        </w:rPr>
        <w:t xml:space="preserve"> </w:t>
      </w:r>
      <w:r w:rsidRPr="00C2703D">
        <w:rPr>
          <w:rFonts w:ascii="Times New Roman" w:eastAsia="LM Roman 9" w:hAnsi="Times New Roman" w:cs="Times New Roman"/>
          <w:sz w:val="24"/>
          <w:szCs w:val="24"/>
        </w:rPr>
        <w:t>hydraulic conditions estimated by numerical simulation. Vadose Zone Journal, 5(4):1264–1277, 2006.</w:t>
      </w:r>
    </w:p>
    <w:p w:rsidR="005754C2" w:rsidRPr="00C2703D" w:rsidRDefault="005754C2">
      <w:pPr>
        <w:spacing w:after="0" w:line="240" w:lineRule="auto"/>
        <w:jc w:val="both"/>
        <w:rPr>
          <w:rFonts w:ascii="Times New Roman" w:hAnsi="Times New Roman" w:cs="Times New Roman"/>
          <w:sz w:val="24"/>
          <w:szCs w:val="24"/>
        </w:rPr>
      </w:pPr>
      <w:bookmarkStart w:id="40" w:name="h.wzj3g0btxjyf" w:colFirst="0" w:colLast="0"/>
      <w:bookmarkEnd w:id="40"/>
    </w:p>
    <w:p w:rsidR="005754C2" w:rsidRPr="00C2703D" w:rsidRDefault="00302D4E">
      <w:pPr>
        <w:spacing w:after="0" w:line="240" w:lineRule="auto"/>
        <w:jc w:val="both"/>
        <w:rPr>
          <w:rFonts w:ascii="Times New Roman" w:hAnsi="Times New Roman" w:cs="Times New Roman"/>
          <w:sz w:val="24"/>
          <w:szCs w:val="24"/>
        </w:rPr>
      </w:pPr>
      <w:bookmarkStart w:id="41" w:name="h.hlivuhatwok8" w:colFirst="0" w:colLast="0"/>
      <w:bookmarkEnd w:id="41"/>
      <w:r w:rsidRPr="00C2703D">
        <w:rPr>
          <w:rFonts w:ascii="Times New Roman" w:eastAsia="LM Roman 9" w:hAnsi="Times New Roman" w:cs="Times New Roman"/>
          <w:sz w:val="24"/>
          <w:szCs w:val="24"/>
        </w:rPr>
        <w:t xml:space="preserve">[11] Quirijn de </w:t>
      </w:r>
      <w:proofErr w:type="spellStart"/>
      <w:r w:rsidRPr="00C2703D">
        <w:rPr>
          <w:rFonts w:ascii="Times New Roman" w:eastAsia="LM Roman 9" w:hAnsi="Times New Roman" w:cs="Times New Roman"/>
          <w:sz w:val="24"/>
          <w:szCs w:val="24"/>
        </w:rPr>
        <w:t>Jong</w:t>
      </w:r>
      <w:proofErr w:type="spellEnd"/>
      <w:r w:rsidRPr="00C2703D">
        <w:rPr>
          <w:rFonts w:ascii="Times New Roman" w:eastAsia="LM Roman 9" w:hAnsi="Times New Roman" w:cs="Times New Roman"/>
          <w:sz w:val="24"/>
          <w:szCs w:val="24"/>
        </w:rPr>
        <w:t xml:space="preserve"> van </w:t>
      </w:r>
      <w:proofErr w:type="spellStart"/>
      <w:r w:rsidRPr="00C2703D">
        <w:rPr>
          <w:rFonts w:ascii="Times New Roman" w:eastAsia="LM Roman 9" w:hAnsi="Times New Roman" w:cs="Times New Roman"/>
          <w:sz w:val="24"/>
          <w:szCs w:val="24"/>
        </w:rPr>
        <w:t>Lier</w:t>
      </w:r>
      <w:proofErr w:type="spellEnd"/>
      <w:r w:rsidRPr="00C2703D">
        <w:rPr>
          <w:rFonts w:ascii="Times New Roman" w:eastAsia="LM Roman 9" w:hAnsi="Times New Roman" w:cs="Times New Roman"/>
          <w:sz w:val="24"/>
          <w:szCs w:val="24"/>
        </w:rPr>
        <w:t xml:space="preserve">, </w:t>
      </w:r>
      <w:proofErr w:type="spellStart"/>
      <w:r w:rsidRPr="00C2703D">
        <w:rPr>
          <w:rFonts w:ascii="Times New Roman" w:eastAsia="LM Roman 9" w:hAnsi="Times New Roman" w:cs="Times New Roman"/>
          <w:sz w:val="24"/>
          <w:szCs w:val="24"/>
        </w:rPr>
        <w:t>Jos</w:t>
      </w:r>
      <w:proofErr w:type="spellEnd"/>
      <w:r w:rsidRPr="00C2703D">
        <w:rPr>
          <w:rFonts w:ascii="Times New Roman" w:eastAsia="LM Roman 9" w:hAnsi="Times New Roman" w:cs="Times New Roman"/>
          <w:sz w:val="24"/>
          <w:szCs w:val="24"/>
        </w:rPr>
        <w:t xml:space="preserve"> C. van Dam, and </w:t>
      </w:r>
      <w:proofErr w:type="spellStart"/>
      <w:r w:rsidRPr="00C2703D">
        <w:rPr>
          <w:rFonts w:ascii="Times New Roman" w:eastAsia="LM Roman 9" w:hAnsi="Times New Roman" w:cs="Times New Roman"/>
          <w:sz w:val="24"/>
          <w:szCs w:val="24"/>
        </w:rPr>
        <w:t>Klaas</w:t>
      </w:r>
      <w:proofErr w:type="spellEnd"/>
      <w:r w:rsidRPr="00C2703D">
        <w:rPr>
          <w:rFonts w:ascii="Times New Roman" w:eastAsia="LM Roman 9" w:hAnsi="Times New Roman" w:cs="Times New Roman"/>
          <w:sz w:val="24"/>
          <w:szCs w:val="24"/>
        </w:rPr>
        <w:t xml:space="preserve"> </w:t>
      </w:r>
      <w:proofErr w:type="spellStart"/>
      <w:r w:rsidRPr="00C2703D">
        <w:rPr>
          <w:rFonts w:ascii="Times New Roman" w:eastAsia="LM Roman 9" w:hAnsi="Times New Roman" w:cs="Times New Roman"/>
          <w:sz w:val="24"/>
          <w:szCs w:val="24"/>
        </w:rPr>
        <w:t>Metselaar</w:t>
      </w:r>
      <w:proofErr w:type="spellEnd"/>
      <w:r w:rsidRPr="00C2703D">
        <w:rPr>
          <w:rFonts w:ascii="Times New Roman" w:eastAsia="LM Roman 9" w:hAnsi="Times New Roman" w:cs="Times New Roman"/>
          <w:sz w:val="24"/>
          <w:szCs w:val="24"/>
        </w:rPr>
        <w:t>. Root water extraction under combined</w:t>
      </w:r>
      <w:bookmarkStart w:id="42" w:name="h.i6fxkw6klcg5" w:colFirst="0" w:colLast="0"/>
      <w:bookmarkEnd w:id="42"/>
      <w:r w:rsidR="007B0F91">
        <w:rPr>
          <w:rFonts w:ascii="Times New Roman" w:eastAsia="LM Roman 9" w:hAnsi="Times New Roman" w:cs="Times New Roman"/>
          <w:sz w:val="24"/>
          <w:szCs w:val="24"/>
        </w:rPr>
        <w:t xml:space="preserve"> </w:t>
      </w:r>
      <w:r w:rsidRPr="00C2703D">
        <w:rPr>
          <w:rFonts w:ascii="Times New Roman" w:eastAsia="LM Roman 9" w:hAnsi="Times New Roman" w:cs="Times New Roman"/>
          <w:sz w:val="24"/>
          <w:szCs w:val="24"/>
        </w:rPr>
        <w:t>water and osmotic stress. Soil Science Society of America Journal, 73(3):862–875, 2009.</w:t>
      </w:r>
    </w:p>
    <w:p w:rsidR="005754C2" w:rsidRPr="00C2703D" w:rsidRDefault="005754C2">
      <w:pPr>
        <w:spacing w:after="0" w:line="240" w:lineRule="auto"/>
        <w:jc w:val="both"/>
        <w:rPr>
          <w:rFonts w:ascii="Times New Roman" w:hAnsi="Times New Roman" w:cs="Times New Roman"/>
          <w:sz w:val="24"/>
          <w:szCs w:val="24"/>
        </w:rPr>
      </w:pPr>
      <w:bookmarkStart w:id="43" w:name="h.4qqen87l7wn7" w:colFirst="0" w:colLast="0"/>
      <w:bookmarkEnd w:id="43"/>
    </w:p>
    <w:p w:rsidR="005754C2" w:rsidRPr="00C2703D" w:rsidRDefault="005754C2">
      <w:pPr>
        <w:spacing w:after="0" w:line="240" w:lineRule="auto"/>
        <w:jc w:val="both"/>
        <w:rPr>
          <w:rFonts w:ascii="Times New Roman" w:hAnsi="Times New Roman" w:cs="Times New Roman"/>
          <w:sz w:val="24"/>
          <w:szCs w:val="24"/>
        </w:rPr>
      </w:pPr>
      <w:bookmarkStart w:id="44" w:name="h.s1txjc6hhrqk" w:colFirst="0" w:colLast="0"/>
      <w:bookmarkEnd w:id="44"/>
    </w:p>
    <w:p w:rsidR="007B0F91" w:rsidRDefault="007B0F91">
      <w:pPr>
        <w:spacing w:after="0" w:line="240" w:lineRule="auto"/>
        <w:jc w:val="both"/>
        <w:rPr>
          <w:rFonts w:ascii="Times New Roman" w:eastAsia="LM Roman 9" w:hAnsi="Times New Roman" w:cs="Times New Roman"/>
          <w:b/>
          <w:sz w:val="24"/>
          <w:szCs w:val="24"/>
        </w:rPr>
      </w:pPr>
      <w:bookmarkStart w:id="45" w:name="h.1jzf9le6s0p8" w:colFirst="0" w:colLast="0"/>
      <w:bookmarkStart w:id="46" w:name="h.2fl2ypsg0aos" w:colFirst="0" w:colLast="0"/>
      <w:bookmarkStart w:id="47" w:name="h.93woje7fxues" w:colFirst="0" w:colLast="0"/>
      <w:bookmarkStart w:id="48" w:name="h.b3emme9pi37h" w:colFirst="0" w:colLast="0"/>
      <w:bookmarkStart w:id="49" w:name="h.msd86pxkpenc" w:colFirst="0" w:colLast="0"/>
      <w:bookmarkStart w:id="50" w:name="h.seiex9xb8wmr" w:colFirst="0" w:colLast="0"/>
      <w:bookmarkStart w:id="51" w:name="h.fk4rd02ag3xf" w:colFirst="0" w:colLast="0"/>
      <w:bookmarkStart w:id="52" w:name="h.rxhmpetwjg4" w:colFirst="0" w:colLast="0"/>
      <w:bookmarkStart w:id="53" w:name="h.cgltf027t0tq" w:colFirst="0" w:colLast="0"/>
      <w:bookmarkStart w:id="54" w:name="h.40v3z11in9j9" w:colFirst="0" w:colLast="0"/>
      <w:bookmarkStart w:id="55" w:name="h.3pcyj4pgh84z" w:colFirst="0" w:colLast="0"/>
      <w:bookmarkStart w:id="56" w:name="h.mzrvms4bxqak" w:colFirst="0" w:colLast="0"/>
      <w:bookmarkStart w:id="57" w:name="h.uelge8q2ezpw" w:colFirst="0" w:colLast="0"/>
      <w:bookmarkStart w:id="58" w:name="h.jkx6wbuffa0h" w:colFirst="0" w:colLast="0"/>
      <w:bookmarkStart w:id="59" w:name="h.6ruukucryulj" w:colFirst="0" w:colLast="0"/>
      <w:bookmarkStart w:id="60" w:name="h.x7uytogbz7d7" w:colFirst="0" w:colLast="0"/>
      <w:bookmarkStart w:id="61" w:name="h.l80bo7dvq595" w:colFirst="0" w:colLast="0"/>
      <w:bookmarkStart w:id="62" w:name="h.v11ygfrsemjr" w:colFirst="0" w:colLast="0"/>
      <w:bookmarkStart w:id="63" w:name="h.6jbqoc76kvc0" w:colFirst="0" w:colLast="0"/>
      <w:bookmarkStart w:id="64" w:name="h.8xs2i1ttyf7f" w:colFirst="0" w:colLast="0"/>
      <w:bookmarkStart w:id="65" w:name="h.mupkm2d8pkcc" w:colFirst="0" w:colLast="0"/>
      <w:bookmarkStart w:id="66" w:name="h.tdt7p58zki05" w:colFirst="0" w:colLast="0"/>
      <w:bookmarkStart w:id="67" w:name="h.83x14yh7yw9z" w:colFirst="0" w:colLast="0"/>
      <w:bookmarkStart w:id="68" w:name="h.2hsrij947scw" w:colFirst="0" w:colLast="0"/>
      <w:bookmarkStart w:id="69" w:name="h.ak5qu3db3p5h" w:colFirst="0" w:colLast="0"/>
      <w:bookmarkStart w:id="70" w:name="h.1z1wl3vfwfge" w:colFirst="0" w:colLast="0"/>
      <w:bookmarkStart w:id="71" w:name="h.w7f4u37f5wj4" w:colFirst="0" w:colLast="0"/>
      <w:bookmarkStart w:id="72" w:name="h.6r3mdlbxf624" w:colFirst="0" w:colLast="0"/>
      <w:bookmarkStart w:id="73" w:name="h.xp6xkct12nml" w:colFirst="0" w:colLast="0"/>
      <w:bookmarkStart w:id="74" w:name="h.gjpnaon0gp65" w:colFirst="0" w:colLast="0"/>
      <w:bookmarkStart w:id="75" w:name="h.va00zorvwuu2" w:colFirst="0" w:colLast="0"/>
      <w:bookmarkStart w:id="76" w:name="h.80fpfv15l1m1" w:colFirst="0" w:colLast="0"/>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p>
    <w:p w:rsidR="007B0F91" w:rsidRDefault="007B0F91">
      <w:pPr>
        <w:spacing w:after="0" w:line="240" w:lineRule="auto"/>
        <w:jc w:val="both"/>
        <w:rPr>
          <w:rFonts w:ascii="Times New Roman" w:eastAsia="LM Roman 9" w:hAnsi="Times New Roman" w:cs="Times New Roman"/>
          <w:b/>
          <w:sz w:val="24"/>
          <w:szCs w:val="24"/>
        </w:rPr>
      </w:pPr>
    </w:p>
    <w:p w:rsidR="007B0F91" w:rsidRDefault="007B0F91">
      <w:pPr>
        <w:spacing w:after="0" w:line="240" w:lineRule="auto"/>
        <w:jc w:val="both"/>
        <w:rPr>
          <w:rFonts w:ascii="Times New Roman" w:eastAsia="LM Roman 9" w:hAnsi="Times New Roman" w:cs="Times New Roman"/>
          <w:b/>
          <w:sz w:val="24"/>
          <w:szCs w:val="24"/>
        </w:rPr>
      </w:pPr>
    </w:p>
    <w:p w:rsidR="00D6692F" w:rsidRDefault="00D6692F">
      <w:pPr>
        <w:rPr>
          <w:rFonts w:ascii="Times New Roman" w:eastAsia="LM Roman 9" w:hAnsi="Times New Roman" w:cs="Times New Roman"/>
          <w:b/>
          <w:sz w:val="24"/>
          <w:szCs w:val="24"/>
        </w:rPr>
      </w:pPr>
      <w:r>
        <w:rPr>
          <w:rFonts w:ascii="Times New Roman" w:eastAsia="LM Roman 9" w:hAnsi="Times New Roman" w:cs="Times New Roman"/>
          <w:b/>
          <w:sz w:val="24"/>
          <w:szCs w:val="24"/>
        </w:rPr>
        <w:br w:type="page"/>
      </w:r>
    </w:p>
    <w:p w:rsidR="005754C2" w:rsidRPr="00C2703D" w:rsidRDefault="00302D4E">
      <w:pPr>
        <w:spacing w:after="0" w:line="240" w:lineRule="auto"/>
        <w:jc w:val="both"/>
        <w:rPr>
          <w:rFonts w:ascii="Times New Roman" w:hAnsi="Times New Roman" w:cs="Times New Roman"/>
          <w:sz w:val="24"/>
          <w:szCs w:val="24"/>
        </w:rPr>
      </w:pPr>
      <w:commentRangeStart w:id="77"/>
      <w:r w:rsidRPr="00C2703D">
        <w:rPr>
          <w:rFonts w:ascii="Times New Roman" w:eastAsia="LM Roman 9" w:hAnsi="Times New Roman" w:cs="Times New Roman"/>
          <w:b/>
          <w:sz w:val="24"/>
          <w:szCs w:val="24"/>
        </w:rPr>
        <w:lastRenderedPageBreak/>
        <w:t>APPENDIX</w:t>
      </w:r>
      <w:commentRangeEnd w:id="77"/>
      <w:r w:rsidR="00356F3C">
        <w:rPr>
          <w:rStyle w:val="Refdecomentrio"/>
        </w:rPr>
        <w:commentReference w:id="77"/>
      </w:r>
    </w:p>
    <w:p w:rsidR="005754C2" w:rsidRPr="00C2703D" w:rsidRDefault="00302D4E">
      <w:pPr>
        <w:spacing w:after="0" w:line="240" w:lineRule="auto"/>
        <w:jc w:val="both"/>
        <w:rPr>
          <w:rFonts w:ascii="Times New Roman" w:hAnsi="Times New Roman" w:cs="Times New Roman"/>
          <w:sz w:val="24"/>
          <w:szCs w:val="24"/>
        </w:rPr>
      </w:pPr>
      <w:bookmarkStart w:id="78" w:name="h.qtze7bpdyblq" w:colFirst="0" w:colLast="0"/>
      <w:bookmarkEnd w:id="78"/>
      <w:r w:rsidRPr="00C2703D">
        <w:rPr>
          <w:rFonts w:ascii="Times New Roman" w:eastAsia="LM Roman 9" w:hAnsi="Times New Roman" w:cs="Times New Roman"/>
          <w:sz w:val="24"/>
          <w:szCs w:val="24"/>
        </w:rPr>
        <w:t>Flowchart 1 - General algorithm</w:t>
      </w:r>
    </w:p>
    <w:p w:rsidR="005754C2" w:rsidRPr="00C2703D" w:rsidRDefault="00302D4E">
      <w:pPr>
        <w:spacing w:after="0" w:line="240" w:lineRule="auto"/>
        <w:jc w:val="center"/>
        <w:rPr>
          <w:rFonts w:ascii="Times New Roman" w:hAnsi="Times New Roman" w:cs="Times New Roman"/>
          <w:sz w:val="24"/>
          <w:szCs w:val="24"/>
        </w:rPr>
      </w:pPr>
      <w:bookmarkStart w:id="79" w:name="h.pleknzovfpjj" w:colFirst="0" w:colLast="0"/>
      <w:bookmarkEnd w:id="79"/>
      <w:r w:rsidRPr="00C2703D">
        <w:rPr>
          <w:rFonts w:ascii="Times New Roman" w:hAnsi="Times New Roman" w:cs="Times New Roman"/>
          <w:noProof/>
          <w:sz w:val="24"/>
          <w:szCs w:val="24"/>
          <w:lang w:val="pt-BR" w:eastAsia="pt-BR"/>
        </w:rPr>
        <w:drawing>
          <wp:inline distT="114300" distB="114300" distL="114300" distR="114300">
            <wp:extent cx="2573248" cy="7710488"/>
            <wp:effectExtent l="0" t="0" r="0" b="0"/>
            <wp:docPr id="29" name="image72.png" descr="flowchart.png"/>
            <wp:cNvGraphicFramePr/>
            <a:graphic xmlns:a="http://schemas.openxmlformats.org/drawingml/2006/main">
              <a:graphicData uri="http://schemas.openxmlformats.org/drawingml/2006/picture">
                <pic:pic xmlns:pic="http://schemas.openxmlformats.org/drawingml/2006/picture">
                  <pic:nvPicPr>
                    <pic:cNvPr id="0" name="image72.png" descr="flowchart.png"/>
                    <pic:cNvPicPr preferRelativeResize="0"/>
                  </pic:nvPicPr>
                  <pic:blipFill>
                    <a:blip r:embed="rId62" cstate="print"/>
                    <a:srcRect/>
                    <a:stretch>
                      <a:fillRect/>
                    </a:stretch>
                  </pic:blipFill>
                  <pic:spPr>
                    <a:xfrm>
                      <a:off x="0" y="0"/>
                      <a:ext cx="2573248" cy="7710488"/>
                    </a:xfrm>
                    <a:prstGeom prst="rect">
                      <a:avLst/>
                    </a:prstGeom>
                    <a:ln/>
                  </pic:spPr>
                </pic:pic>
              </a:graphicData>
            </a:graphic>
          </wp:inline>
        </w:drawing>
      </w:r>
    </w:p>
    <w:p w:rsidR="005754C2" w:rsidRPr="00C2703D" w:rsidRDefault="005754C2">
      <w:pPr>
        <w:spacing w:after="0" w:line="240" w:lineRule="auto"/>
        <w:jc w:val="center"/>
        <w:rPr>
          <w:rFonts w:ascii="Times New Roman" w:hAnsi="Times New Roman" w:cs="Times New Roman"/>
          <w:sz w:val="24"/>
          <w:szCs w:val="24"/>
        </w:rPr>
      </w:pPr>
      <w:bookmarkStart w:id="80" w:name="h.xf99edqbec5d" w:colFirst="0" w:colLast="0"/>
      <w:bookmarkEnd w:id="80"/>
    </w:p>
    <w:p w:rsidR="005754C2" w:rsidRPr="00C2703D" w:rsidRDefault="005754C2">
      <w:pPr>
        <w:spacing w:after="0" w:line="240" w:lineRule="auto"/>
        <w:jc w:val="center"/>
        <w:rPr>
          <w:rFonts w:ascii="Times New Roman" w:hAnsi="Times New Roman" w:cs="Times New Roman"/>
          <w:sz w:val="24"/>
          <w:szCs w:val="24"/>
        </w:rPr>
      </w:pPr>
      <w:bookmarkStart w:id="81" w:name="h.tdsfrqmo5gfe" w:colFirst="0" w:colLast="0"/>
      <w:bookmarkEnd w:id="81"/>
    </w:p>
    <w:p w:rsidR="005754C2" w:rsidRPr="00C2703D" w:rsidRDefault="005754C2">
      <w:pPr>
        <w:spacing w:after="0" w:line="240" w:lineRule="auto"/>
        <w:jc w:val="center"/>
        <w:rPr>
          <w:rFonts w:ascii="Times New Roman" w:hAnsi="Times New Roman" w:cs="Times New Roman"/>
          <w:sz w:val="24"/>
          <w:szCs w:val="24"/>
        </w:rPr>
      </w:pPr>
      <w:bookmarkStart w:id="82" w:name="h.f7uuonp61loz" w:colFirst="0" w:colLast="0"/>
      <w:bookmarkEnd w:id="82"/>
    </w:p>
    <w:p w:rsidR="005754C2" w:rsidRPr="00C2703D" w:rsidRDefault="00302D4E">
      <w:pPr>
        <w:spacing w:after="0" w:line="240" w:lineRule="auto"/>
        <w:jc w:val="both"/>
        <w:rPr>
          <w:rFonts w:ascii="Times New Roman" w:hAnsi="Times New Roman" w:cs="Times New Roman"/>
          <w:sz w:val="24"/>
          <w:szCs w:val="24"/>
        </w:rPr>
      </w:pPr>
      <w:bookmarkStart w:id="83" w:name="h.7hm6y855co43" w:colFirst="0" w:colLast="0"/>
      <w:bookmarkEnd w:id="83"/>
      <w:r w:rsidRPr="00C2703D">
        <w:rPr>
          <w:rFonts w:ascii="Times New Roman" w:eastAsia="LM Roman 9" w:hAnsi="Times New Roman" w:cs="Times New Roman"/>
          <w:sz w:val="24"/>
          <w:szCs w:val="24"/>
        </w:rPr>
        <w:t xml:space="preserve">Flowchart 2 - Detail of </w:t>
      </w:r>
      <w:r w:rsidRPr="00C2703D">
        <w:rPr>
          <w:rFonts w:ascii="Times New Roman" w:eastAsia="LM Roman 9" w:hAnsi="Times New Roman" w:cs="Times New Roman"/>
          <w:i/>
          <w:sz w:val="24"/>
          <w:szCs w:val="24"/>
        </w:rPr>
        <w:t>solve solut</w:t>
      </w:r>
      <w:r w:rsidR="00E6146C" w:rsidRPr="00C2703D">
        <w:rPr>
          <w:rFonts w:ascii="Times New Roman" w:eastAsia="LM Roman 9" w:hAnsi="Times New Roman" w:cs="Times New Roman"/>
          <w:i/>
          <w:sz w:val="24"/>
          <w:szCs w:val="24"/>
        </w:rPr>
        <w:t>e</w:t>
      </w:r>
      <w:r w:rsidRPr="00C2703D">
        <w:rPr>
          <w:rFonts w:ascii="Times New Roman" w:eastAsia="LM Roman 9" w:hAnsi="Times New Roman" w:cs="Times New Roman"/>
          <w:sz w:val="24"/>
          <w:szCs w:val="24"/>
        </w:rPr>
        <w:t xml:space="preserve"> procedure from Flowchart 1</w:t>
      </w:r>
    </w:p>
    <w:p w:rsidR="005754C2" w:rsidRPr="00C2703D" w:rsidRDefault="005754C2">
      <w:pPr>
        <w:spacing w:after="0" w:line="240" w:lineRule="auto"/>
        <w:jc w:val="both"/>
        <w:rPr>
          <w:rFonts w:ascii="Times New Roman" w:hAnsi="Times New Roman" w:cs="Times New Roman"/>
          <w:sz w:val="24"/>
          <w:szCs w:val="24"/>
        </w:rPr>
      </w:pPr>
      <w:bookmarkStart w:id="84" w:name="h.4sb5ppr0zhdf" w:colFirst="0" w:colLast="0"/>
      <w:bookmarkEnd w:id="84"/>
    </w:p>
    <w:p w:rsidR="005754C2" w:rsidRPr="00C2703D" w:rsidRDefault="005754C2">
      <w:pPr>
        <w:spacing w:after="0" w:line="240" w:lineRule="auto"/>
        <w:jc w:val="both"/>
        <w:rPr>
          <w:rFonts w:ascii="Times New Roman" w:hAnsi="Times New Roman" w:cs="Times New Roman"/>
          <w:sz w:val="24"/>
          <w:szCs w:val="24"/>
        </w:rPr>
      </w:pPr>
    </w:p>
    <w:p w:rsidR="005754C2" w:rsidRPr="00C2703D" w:rsidRDefault="00897055">
      <w:pPr>
        <w:spacing w:after="0" w:line="240" w:lineRule="auto"/>
        <w:jc w:val="center"/>
        <w:rPr>
          <w:rFonts w:ascii="Times New Roman" w:hAnsi="Times New Roman" w:cs="Times New Roman"/>
          <w:sz w:val="24"/>
          <w:szCs w:val="24"/>
        </w:rPr>
      </w:pPr>
      <w:bookmarkStart w:id="85" w:name="h.censsohwhq9w" w:colFirst="0" w:colLast="0"/>
      <w:bookmarkEnd w:id="85"/>
      <w:r w:rsidRPr="00897055">
        <w:rPr>
          <w:rFonts w:ascii="Times New Roman" w:hAnsi="Times New Roman" w:cs="Times New Roman"/>
          <w:noProof/>
          <w:sz w:val="24"/>
          <w:szCs w:val="24"/>
        </w:rPr>
        <w:pict>
          <v:shapetype id="_x0000_t202" coordsize="21600,21600" o:spt="202" path="m,l,21600r21600,l21600,xe">
            <v:stroke joinstyle="miter"/>
            <v:path gradientshapeok="t" o:connecttype="rect"/>
          </v:shapetype>
          <v:shape id="Caixa de texto 62" o:spid="_x0000_s1026" type="#_x0000_t202" style="position:absolute;left:0;text-align:left;margin-left:-19.85pt;margin-top:419.95pt;width:97.8pt;height:17.75pt;z-index:251660288;visibility:visible;mso-width-relative:margin;mso-height-relative:margin" fillcolor="white [3201]" stroked="f" strokeweight=".5pt">
            <v:textbox>
              <w:txbxContent>
                <w:p w:rsidR="00557A92" w:rsidRDefault="00557A92" w:rsidP="00A53A5A">
                  <w:pPr>
                    <w:spacing w:line="240" w:lineRule="auto"/>
                  </w:pPr>
                  <w:proofErr w:type="gramStart"/>
                  <w:r>
                    <w:t>solve</w:t>
                  </w:r>
                  <w:proofErr w:type="gramEnd"/>
                  <w:r>
                    <w:t xml:space="preserve"> solute </w:t>
                  </w:r>
                </w:p>
              </w:txbxContent>
            </v:textbox>
          </v:shape>
        </w:pict>
      </w:r>
      <w:r w:rsidRPr="00897055">
        <w:rPr>
          <w:rFonts w:ascii="Times New Roman" w:hAnsi="Times New Roman" w:cs="Times New Roman"/>
          <w:noProof/>
          <w:sz w:val="24"/>
          <w:szCs w:val="24"/>
        </w:rPr>
        <w:pict>
          <v:rect id="Retângulo 61" o:spid="_x0000_s1027" style="position:absolute;left:0;text-align:left;margin-left:-29pt;margin-top:114.25pt;width:562.55pt;height:324.55pt;z-index:251659264;visibility:visible;mso-height-relative:margin;v-text-anchor:middle" filled="f" strokecolor="black [3213]"/>
        </w:pict>
      </w:r>
      <w:r w:rsidR="00302D4E" w:rsidRPr="00C2703D">
        <w:rPr>
          <w:rFonts w:ascii="Times New Roman" w:hAnsi="Times New Roman" w:cs="Times New Roman"/>
          <w:noProof/>
          <w:sz w:val="24"/>
          <w:szCs w:val="24"/>
          <w:lang w:val="pt-BR" w:eastAsia="pt-BR"/>
        </w:rPr>
        <w:drawing>
          <wp:inline distT="114300" distB="114300" distL="114300" distR="114300">
            <wp:extent cx="5943600" cy="6591300"/>
            <wp:effectExtent l="0" t="0" r="0" b="0"/>
            <wp:docPr id="31" name="image74.png" descr="solve_solute_flowchart.png"/>
            <wp:cNvGraphicFramePr/>
            <a:graphic xmlns:a="http://schemas.openxmlformats.org/drawingml/2006/main">
              <a:graphicData uri="http://schemas.openxmlformats.org/drawingml/2006/picture">
                <pic:pic xmlns:pic="http://schemas.openxmlformats.org/drawingml/2006/picture">
                  <pic:nvPicPr>
                    <pic:cNvPr id="0" name="image74.png" descr="solve_solute_flowchart.png"/>
                    <pic:cNvPicPr preferRelativeResize="0"/>
                  </pic:nvPicPr>
                  <pic:blipFill>
                    <a:blip r:embed="rId63" cstate="print"/>
                    <a:srcRect/>
                    <a:stretch>
                      <a:fillRect/>
                    </a:stretch>
                  </pic:blipFill>
                  <pic:spPr>
                    <a:xfrm>
                      <a:off x="0" y="0"/>
                      <a:ext cx="5943600" cy="6591300"/>
                    </a:xfrm>
                    <a:prstGeom prst="rect">
                      <a:avLst/>
                    </a:prstGeom>
                    <a:ln/>
                  </pic:spPr>
                </pic:pic>
              </a:graphicData>
            </a:graphic>
          </wp:inline>
        </w:drawing>
      </w:r>
    </w:p>
    <w:p w:rsidR="005754C2" w:rsidRPr="00C2703D" w:rsidRDefault="005754C2">
      <w:pPr>
        <w:spacing w:after="0" w:line="240" w:lineRule="auto"/>
        <w:jc w:val="center"/>
        <w:rPr>
          <w:rFonts w:ascii="Times New Roman" w:hAnsi="Times New Roman" w:cs="Times New Roman"/>
          <w:sz w:val="24"/>
          <w:szCs w:val="24"/>
        </w:rPr>
      </w:pPr>
      <w:bookmarkStart w:id="86" w:name="h.gjdgxs" w:colFirst="0" w:colLast="0"/>
      <w:bookmarkEnd w:id="86"/>
    </w:p>
    <w:sectPr w:rsidR="005754C2" w:rsidRPr="00C2703D" w:rsidSect="009F7D47">
      <w:pgSz w:w="12240" w:h="15840"/>
      <w:pgMar w:top="1440" w:right="1440" w:bottom="1440" w:left="1440" w:header="720" w:footer="720" w:gutter="0"/>
      <w:cols w:space="72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0" w:author="Quirijn" w:date="2015-02-06T15:05:00Z" w:initials="Q">
    <w:p w:rsidR="00252387" w:rsidRDefault="00252387">
      <w:pPr>
        <w:pStyle w:val="Textodecomentrio"/>
      </w:pPr>
      <w:r>
        <w:rPr>
          <w:rStyle w:val="Refdecomentrio"/>
        </w:rPr>
        <w:annotationRef/>
      </w:r>
      <w:r>
        <w:t xml:space="preserve">Para </w:t>
      </w:r>
      <w:proofErr w:type="spellStart"/>
      <w:r>
        <w:t>virar</w:t>
      </w:r>
      <w:proofErr w:type="spellEnd"/>
      <w:r>
        <w:t xml:space="preserve"> </w:t>
      </w:r>
      <w:proofErr w:type="spellStart"/>
      <w:r>
        <w:t>tese</w:t>
      </w:r>
      <w:proofErr w:type="spellEnd"/>
      <w:r>
        <w:t xml:space="preserve">, </w:t>
      </w:r>
      <w:proofErr w:type="spellStart"/>
      <w:r>
        <w:t>vai</w:t>
      </w:r>
      <w:proofErr w:type="spellEnd"/>
      <w:r>
        <w:t xml:space="preserve"> </w:t>
      </w:r>
      <w:proofErr w:type="spellStart"/>
      <w:r>
        <w:t>ter</w:t>
      </w:r>
      <w:proofErr w:type="spellEnd"/>
      <w:r>
        <w:t xml:space="preserve"> </w:t>
      </w:r>
      <w:proofErr w:type="spellStart"/>
      <w:r>
        <w:t>que</w:t>
      </w:r>
      <w:proofErr w:type="spellEnd"/>
      <w:r>
        <w:t xml:space="preserve"> </w:t>
      </w:r>
      <w:proofErr w:type="spellStart"/>
      <w:r>
        <w:t>escrever</w:t>
      </w:r>
      <w:proofErr w:type="spellEnd"/>
      <w:r>
        <w:t xml:space="preserve"> </w:t>
      </w:r>
      <w:proofErr w:type="spellStart"/>
      <w:r>
        <w:t>uma</w:t>
      </w:r>
      <w:proofErr w:type="spellEnd"/>
      <w:r>
        <w:t xml:space="preserve"> </w:t>
      </w:r>
      <w:proofErr w:type="spellStart"/>
      <w:r>
        <w:t>introdução</w:t>
      </w:r>
      <w:proofErr w:type="spellEnd"/>
      <w:r>
        <w:t xml:space="preserve"> de </w:t>
      </w:r>
      <w:proofErr w:type="spellStart"/>
      <w:r>
        <w:t>verdade</w:t>
      </w:r>
      <w:proofErr w:type="spellEnd"/>
      <w:r>
        <w:t xml:space="preserve"> </w:t>
      </w:r>
      <w:proofErr w:type="spellStart"/>
      <w:r>
        <w:t>que</w:t>
      </w:r>
      <w:proofErr w:type="spellEnd"/>
      <w:r>
        <w:t xml:space="preserve"> </w:t>
      </w:r>
      <w:proofErr w:type="spellStart"/>
      <w:r>
        <w:t>apresenta</w:t>
      </w:r>
      <w:proofErr w:type="spellEnd"/>
      <w:r>
        <w:t xml:space="preserve"> a literature </w:t>
      </w:r>
      <w:proofErr w:type="spellStart"/>
      <w:r>
        <w:t>relevante</w:t>
      </w:r>
      <w:proofErr w:type="spellEnd"/>
      <w:r>
        <w:t xml:space="preserve"> e </w:t>
      </w:r>
      <w:proofErr w:type="spellStart"/>
      <w:r>
        <w:t>conduz</w:t>
      </w:r>
      <w:proofErr w:type="spellEnd"/>
      <w:r>
        <w:t xml:space="preserve"> </w:t>
      </w:r>
      <w:proofErr w:type="spellStart"/>
      <w:r>
        <w:t>ao</w:t>
      </w:r>
      <w:proofErr w:type="spellEnd"/>
      <w:r>
        <w:t xml:space="preserve"> </w:t>
      </w:r>
      <w:proofErr w:type="spellStart"/>
      <w:r>
        <w:t>problema</w:t>
      </w:r>
      <w:proofErr w:type="spellEnd"/>
      <w:r>
        <w:t xml:space="preserve"> a ser </w:t>
      </w:r>
      <w:proofErr w:type="spellStart"/>
      <w:r>
        <w:t>investigado</w:t>
      </w:r>
      <w:proofErr w:type="spellEnd"/>
      <w:r>
        <w:t xml:space="preserve">. As 1as </w:t>
      </w:r>
      <w:proofErr w:type="spellStart"/>
      <w:r>
        <w:t>seis</w:t>
      </w:r>
      <w:proofErr w:type="spellEnd"/>
      <w:r>
        <w:t xml:space="preserve"> </w:t>
      </w:r>
      <w:proofErr w:type="spellStart"/>
      <w:r>
        <w:t>linhas</w:t>
      </w:r>
      <w:proofErr w:type="spellEnd"/>
      <w:r>
        <w:t xml:space="preserve"> </w:t>
      </w:r>
      <w:proofErr w:type="spellStart"/>
      <w:r>
        <w:t>da</w:t>
      </w:r>
      <w:proofErr w:type="spellEnd"/>
      <w:r>
        <w:t xml:space="preserve"> </w:t>
      </w:r>
      <w:proofErr w:type="spellStart"/>
      <w:r>
        <w:t>introdução</w:t>
      </w:r>
      <w:proofErr w:type="spellEnd"/>
      <w:r>
        <w:t xml:space="preserve"> </w:t>
      </w:r>
      <w:proofErr w:type="spellStart"/>
      <w:r>
        <w:t>que</w:t>
      </w:r>
      <w:proofErr w:type="spellEnd"/>
      <w:r>
        <w:t xml:space="preserve"> </w:t>
      </w:r>
      <w:proofErr w:type="spellStart"/>
      <w:r>
        <w:t>você</w:t>
      </w:r>
      <w:proofErr w:type="spellEnd"/>
      <w:r>
        <w:t xml:space="preserve"> </w:t>
      </w:r>
      <w:proofErr w:type="spellStart"/>
      <w:r>
        <w:t>apresenta</w:t>
      </w:r>
      <w:proofErr w:type="spellEnd"/>
      <w:r>
        <w:t xml:space="preserve"> </w:t>
      </w:r>
      <w:proofErr w:type="spellStart"/>
      <w:r>
        <w:t>aqui</w:t>
      </w:r>
      <w:proofErr w:type="spellEnd"/>
      <w:r>
        <w:t xml:space="preserve"> </w:t>
      </w:r>
      <w:proofErr w:type="spellStart"/>
      <w:r>
        <w:t>poderia</w:t>
      </w:r>
      <w:proofErr w:type="spellEnd"/>
      <w:r>
        <w:t xml:space="preserve"> </w:t>
      </w:r>
      <w:proofErr w:type="spellStart"/>
      <w:r>
        <w:t>fazer</w:t>
      </w:r>
      <w:proofErr w:type="spellEnd"/>
      <w:r>
        <w:t xml:space="preserve"> parte do </w:t>
      </w:r>
      <w:proofErr w:type="spellStart"/>
      <w:r>
        <w:t>resumo</w:t>
      </w:r>
      <w:proofErr w:type="spellEnd"/>
      <w:r>
        <w:t xml:space="preserve">, </w:t>
      </w:r>
      <w:proofErr w:type="spellStart"/>
      <w:r>
        <w:t>não</w:t>
      </w:r>
      <w:proofErr w:type="spellEnd"/>
      <w:r>
        <w:t xml:space="preserve"> </w:t>
      </w:r>
      <w:proofErr w:type="spellStart"/>
      <w:r>
        <w:t>da</w:t>
      </w:r>
      <w:proofErr w:type="spellEnd"/>
      <w:r>
        <w:t xml:space="preserve"> </w:t>
      </w:r>
      <w:proofErr w:type="spellStart"/>
      <w:r>
        <w:t>introdução</w:t>
      </w:r>
      <w:proofErr w:type="spellEnd"/>
      <w:r>
        <w:t>.</w:t>
      </w:r>
    </w:p>
    <w:p w:rsidR="00252387" w:rsidRDefault="00252387">
      <w:pPr>
        <w:pStyle w:val="Textodecomentrio"/>
      </w:pPr>
      <w:proofErr w:type="spellStart"/>
      <w:r>
        <w:t>Comece</w:t>
      </w:r>
      <w:proofErr w:type="spellEnd"/>
      <w:r>
        <w:t xml:space="preserve"> com um </w:t>
      </w:r>
      <w:proofErr w:type="spellStart"/>
      <w:r>
        <w:t>parágrafo</w:t>
      </w:r>
      <w:proofErr w:type="spellEnd"/>
      <w:r>
        <w:t xml:space="preserve"> </w:t>
      </w:r>
      <w:proofErr w:type="spellStart"/>
      <w:r>
        <w:t>mais</w:t>
      </w:r>
      <w:proofErr w:type="spellEnd"/>
      <w:r>
        <w:t xml:space="preserve"> </w:t>
      </w:r>
      <w:proofErr w:type="spellStart"/>
      <w:r>
        <w:t>geral</w:t>
      </w:r>
      <w:proofErr w:type="spellEnd"/>
      <w:r>
        <w:t xml:space="preserve"> (</w:t>
      </w:r>
      <w:proofErr w:type="spellStart"/>
      <w:r>
        <w:t>sobre</w:t>
      </w:r>
      <w:proofErr w:type="spellEnd"/>
      <w:r>
        <w:t xml:space="preserve"> a </w:t>
      </w:r>
      <w:proofErr w:type="spellStart"/>
      <w:r>
        <w:t>importância</w:t>
      </w:r>
      <w:proofErr w:type="spellEnd"/>
      <w:r>
        <w:t xml:space="preserve"> de solutes e </w:t>
      </w:r>
      <w:proofErr w:type="spellStart"/>
      <w:r>
        <w:t>da</w:t>
      </w:r>
      <w:proofErr w:type="spellEnd"/>
      <w:r>
        <w:t xml:space="preserve"> </w:t>
      </w:r>
      <w:proofErr w:type="spellStart"/>
      <w:r>
        <w:t>modelagem</w:t>
      </w:r>
      <w:proofErr w:type="spellEnd"/>
      <w:r>
        <w:t xml:space="preserve"> de </w:t>
      </w:r>
      <w:proofErr w:type="spellStart"/>
      <w:r>
        <w:t>seu</w:t>
      </w:r>
      <w:proofErr w:type="spellEnd"/>
      <w:r>
        <w:t xml:space="preserve"> </w:t>
      </w:r>
      <w:proofErr w:type="spellStart"/>
      <w:r>
        <w:t>movimento</w:t>
      </w:r>
      <w:proofErr w:type="spellEnd"/>
      <w:r>
        <w:t xml:space="preserve">), </w:t>
      </w:r>
      <w:proofErr w:type="spellStart"/>
      <w:r>
        <w:t>depois</w:t>
      </w:r>
      <w:proofErr w:type="spellEnd"/>
      <w:r>
        <w:t xml:space="preserve"> </w:t>
      </w:r>
      <w:proofErr w:type="spellStart"/>
      <w:r>
        <w:t>descreva</w:t>
      </w:r>
      <w:proofErr w:type="spellEnd"/>
      <w:r>
        <w:t xml:space="preserve"> </w:t>
      </w:r>
      <w:proofErr w:type="spellStart"/>
      <w:r>
        <w:t>os</w:t>
      </w:r>
      <w:proofErr w:type="spellEnd"/>
      <w:r>
        <w:t xml:space="preserve"> </w:t>
      </w:r>
      <w:proofErr w:type="spellStart"/>
      <w:r>
        <w:t>principais</w:t>
      </w:r>
      <w:proofErr w:type="spellEnd"/>
      <w:r>
        <w:t xml:space="preserve"> </w:t>
      </w:r>
      <w:proofErr w:type="spellStart"/>
      <w:r>
        <w:t>modelos</w:t>
      </w:r>
      <w:proofErr w:type="spellEnd"/>
      <w:r>
        <w:t xml:space="preserve"> existents e </w:t>
      </w:r>
      <w:proofErr w:type="spellStart"/>
      <w:r>
        <w:t>aponta</w:t>
      </w:r>
      <w:proofErr w:type="spellEnd"/>
      <w:r>
        <w:t xml:space="preserve"> o </w:t>
      </w:r>
      <w:proofErr w:type="spellStart"/>
      <w:r>
        <w:t>que</w:t>
      </w:r>
      <w:proofErr w:type="spellEnd"/>
      <w:r>
        <w:t xml:space="preserve"> </w:t>
      </w:r>
      <w:proofErr w:type="spellStart"/>
      <w:r>
        <w:t>falta</w:t>
      </w:r>
      <w:proofErr w:type="spellEnd"/>
      <w:r>
        <w:t xml:space="preserve"> nesses </w:t>
      </w:r>
      <w:proofErr w:type="spellStart"/>
      <w:r>
        <w:t>modelos</w:t>
      </w:r>
      <w:proofErr w:type="spellEnd"/>
      <w:r>
        <w:t xml:space="preserve">, e </w:t>
      </w:r>
      <w:proofErr w:type="spellStart"/>
      <w:r>
        <w:t>qual</w:t>
      </w:r>
      <w:proofErr w:type="spellEnd"/>
      <w:r>
        <w:t xml:space="preserve"> lacuna </w:t>
      </w:r>
      <w:proofErr w:type="spellStart"/>
      <w:r>
        <w:t>sua</w:t>
      </w:r>
      <w:proofErr w:type="spellEnd"/>
      <w:r>
        <w:t xml:space="preserve"> </w:t>
      </w:r>
      <w:proofErr w:type="spellStart"/>
      <w:r>
        <w:t>pesquisa</w:t>
      </w:r>
      <w:proofErr w:type="spellEnd"/>
      <w:r>
        <w:t xml:space="preserve"> </w:t>
      </w:r>
      <w:proofErr w:type="spellStart"/>
      <w:r>
        <w:t>pretende</w:t>
      </w:r>
      <w:proofErr w:type="spellEnd"/>
      <w:r>
        <w:t xml:space="preserve"> </w:t>
      </w:r>
      <w:proofErr w:type="spellStart"/>
      <w:r>
        <w:t>preencher</w:t>
      </w:r>
      <w:proofErr w:type="spellEnd"/>
      <w:r>
        <w:t xml:space="preserve">. </w:t>
      </w:r>
    </w:p>
  </w:comment>
  <w:comment w:id="1" w:author="Quirijn" w:date="2015-02-06T15:14:00Z" w:initials="Q">
    <w:p w:rsidR="00356F3C" w:rsidRDefault="00356F3C">
      <w:pPr>
        <w:pStyle w:val="Textodecomentrio"/>
      </w:pPr>
      <w:r>
        <w:rPr>
          <w:rStyle w:val="Refdecomentrio"/>
        </w:rPr>
        <w:annotationRef/>
      </w:r>
      <w:r>
        <w:t xml:space="preserve">A </w:t>
      </w:r>
      <w:proofErr w:type="spellStart"/>
      <w:r>
        <w:t>partir</w:t>
      </w:r>
      <w:proofErr w:type="spellEnd"/>
      <w:r>
        <w:t xml:space="preserve"> </w:t>
      </w:r>
      <w:proofErr w:type="spellStart"/>
      <w:r>
        <w:t>daqui</w:t>
      </w:r>
      <w:proofErr w:type="spellEnd"/>
      <w:r>
        <w:t xml:space="preserve"> </w:t>
      </w:r>
      <w:proofErr w:type="spellStart"/>
      <w:r>
        <w:t>já</w:t>
      </w:r>
      <w:proofErr w:type="spellEnd"/>
      <w:r>
        <w:t xml:space="preserve"> </w:t>
      </w:r>
      <w:proofErr w:type="spellStart"/>
      <w:r>
        <w:t>seria</w:t>
      </w:r>
      <w:proofErr w:type="spellEnd"/>
      <w:r>
        <w:t xml:space="preserve"> o item “Material e </w:t>
      </w:r>
      <w:proofErr w:type="spellStart"/>
      <w:r>
        <w:t>Métodos</w:t>
      </w:r>
      <w:proofErr w:type="spellEnd"/>
      <w:r>
        <w:t xml:space="preserve">”. </w:t>
      </w:r>
      <w:proofErr w:type="spellStart"/>
      <w:r>
        <w:t>Subdivida</w:t>
      </w:r>
      <w:proofErr w:type="spellEnd"/>
      <w:r>
        <w:t xml:space="preserve"> </w:t>
      </w:r>
      <w:proofErr w:type="spellStart"/>
      <w:r>
        <w:t>em</w:t>
      </w:r>
      <w:proofErr w:type="spellEnd"/>
      <w:r>
        <w:t xml:space="preserve"> </w:t>
      </w:r>
      <w:proofErr w:type="spellStart"/>
      <w:r>
        <w:t>itens</w:t>
      </w:r>
      <w:proofErr w:type="spellEnd"/>
      <w:r>
        <w:t xml:space="preserve"> </w:t>
      </w:r>
      <w:proofErr w:type="spellStart"/>
      <w:r>
        <w:t>claros</w:t>
      </w:r>
      <w:proofErr w:type="spellEnd"/>
      <w:r>
        <w:t xml:space="preserve">, </w:t>
      </w:r>
      <w:proofErr w:type="spellStart"/>
      <w:r>
        <w:t>por</w:t>
      </w:r>
      <w:proofErr w:type="spellEnd"/>
      <w:r>
        <w:t xml:space="preserve"> </w:t>
      </w:r>
      <w:proofErr w:type="spellStart"/>
      <w:r>
        <w:t>exemplo</w:t>
      </w:r>
      <w:proofErr w:type="spellEnd"/>
      <w:r>
        <w:t xml:space="preserve"> “Model development”, “Simulated Scenarios”.</w:t>
      </w:r>
    </w:p>
  </w:comment>
  <w:comment w:id="3" w:author="Quirijn" w:date="2015-02-06T15:17:00Z" w:initials="Q">
    <w:p w:rsidR="00356F3C" w:rsidRDefault="00356F3C">
      <w:pPr>
        <w:pStyle w:val="Textodecomentrio"/>
      </w:pPr>
      <w:r>
        <w:rPr>
          <w:rStyle w:val="Refdecomentrio"/>
        </w:rPr>
        <w:annotationRef/>
      </w:r>
      <w:proofErr w:type="spellStart"/>
      <w:r>
        <w:t>Diga</w:t>
      </w:r>
      <w:proofErr w:type="spellEnd"/>
      <w:r>
        <w:t xml:space="preserve"> </w:t>
      </w:r>
      <w:proofErr w:type="spellStart"/>
      <w:r>
        <w:t>quais</w:t>
      </w:r>
      <w:proofErr w:type="spellEnd"/>
      <w:r>
        <w:t xml:space="preserve"> </w:t>
      </w:r>
      <w:proofErr w:type="spellStart"/>
      <w:r>
        <w:t>são</w:t>
      </w:r>
      <w:proofErr w:type="spellEnd"/>
      <w:r>
        <w:t xml:space="preserve"> </w:t>
      </w:r>
      <w:proofErr w:type="spellStart"/>
      <w:r>
        <w:t>essas</w:t>
      </w:r>
      <w:proofErr w:type="spellEnd"/>
      <w:r>
        <w:t xml:space="preserve"> </w:t>
      </w:r>
      <w:proofErr w:type="spellStart"/>
      <w:r>
        <w:t>equações</w:t>
      </w:r>
      <w:proofErr w:type="spellEnd"/>
      <w:r>
        <w:t xml:space="preserve"> (numerous das </w:t>
      </w:r>
      <w:proofErr w:type="spellStart"/>
      <w:r>
        <w:t>equações</w:t>
      </w:r>
      <w:proofErr w:type="spellEnd"/>
      <w:r>
        <w:t>)</w:t>
      </w:r>
    </w:p>
  </w:comment>
  <w:comment w:id="7" w:author="Quirijn" w:date="2015-02-06T15:18:00Z" w:initials="Q">
    <w:p w:rsidR="00356F3C" w:rsidRDefault="00356F3C">
      <w:pPr>
        <w:pStyle w:val="Textodecomentrio"/>
      </w:pPr>
      <w:r>
        <w:rPr>
          <w:rStyle w:val="Refdecomentrio"/>
        </w:rPr>
        <w:annotationRef/>
      </w:r>
      <w:proofErr w:type="spellStart"/>
      <w:r>
        <w:t>Verificar</w:t>
      </w:r>
      <w:proofErr w:type="spellEnd"/>
      <w:r>
        <w:t xml:space="preserve"> </w:t>
      </w:r>
      <w:proofErr w:type="spellStart"/>
      <w:r>
        <w:t>normas</w:t>
      </w:r>
      <w:proofErr w:type="spellEnd"/>
      <w:r>
        <w:t xml:space="preserve"> </w:t>
      </w:r>
      <w:proofErr w:type="spellStart"/>
      <w:r>
        <w:t>para</w:t>
      </w:r>
      <w:proofErr w:type="spellEnd"/>
      <w:r>
        <w:t xml:space="preserve"> </w:t>
      </w:r>
      <w:proofErr w:type="spellStart"/>
      <w:r>
        <w:t>citações</w:t>
      </w:r>
      <w:proofErr w:type="spellEnd"/>
      <w:r>
        <w:t xml:space="preserve"> – </w:t>
      </w:r>
      <w:proofErr w:type="spellStart"/>
      <w:r>
        <w:t>está</w:t>
      </w:r>
      <w:proofErr w:type="spellEnd"/>
      <w:r>
        <w:t xml:space="preserve"> </w:t>
      </w:r>
      <w:proofErr w:type="spellStart"/>
      <w:r>
        <w:t>muito</w:t>
      </w:r>
      <w:proofErr w:type="spellEnd"/>
      <w:r>
        <w:t xml:space="preserve"> for a das </w:t>
      </w:r>
      <w:proofErr w:type="spellStart"/>
      <w:r>
        <w:t>normas</w:t>
      </w:r>
      <w:proofErr w:type="spellEnd"/>
      <w:r>
        <w:t>.</w:t>
      </w:r>
    </w:p>
  </w:comment>
  <w:comment w:id="77" w:author="Quirijn" w:date="2015-02-06T15:19:00Z" w:initials="Q">
    <w:p w:rsidR="00356F3C" w:rsidRDefault="00356F3C">
      <w:pPr>
        <w:pStyle w:val="Textodecomentrio"/>
      </w:pPr>
      <w:r>
        <w:rPr>
          <w:rStyle w:val="Refdecomentrio"/>
        </w:rPr>
        <w:annotationRef/>
      </w:r>
      <w:proofErr w:type="spellStart"/>
      <w:r>
        <w:t>Isso</w:t>
      </w:r>
      <w:proofErr w:type="spellEnd"/>
      <w:r>
        <w:t xml:space="preserve"> </w:t>
      </w:r>
      <w:proofErr w:type="spellStart"/>
      <w:r>
        <w:t>poderia</w:t>
      </w:r>
      <w:proofErr w:type="spellEnd"/>
      <w:r>
        <w:t xml:space="preserve"> ser </w:t>
      </w:r>
      <w:proofErr w:type="spellStart"/>
      <w:r>
        <w:t>embutido</w:t>
      </w:r>
      <w:proofErr w:type="spellEnd"/>
      <w:r>
        <w:t xml:space="preserve"> com </w:t>
      </w:r>
      <w:proofErr w:type="spellStart"/>
      <w:r>
        <w:t>figura</w:t>
      </w:r>
      <w:proofErr w:type="spellEnd"/>
      <w:r>
        <w:t>.</w:t>
      </w:r>
    </w:p>
  </w:comment>
</w:comment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Bookshelf Symbol 7">
    <w:panose1 w:val="05010101010101010101"/>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LM Roman 9">
    <w:altName w:val="Times New Roman"/>
    <w:panose1 w:val="00000000000000000000"/>
    <w:charset w:val="00"/>
    <w:family w:val="auto"/>
    <w:notTrueType/>
    <w:pitch w:val="variable"/>
    <w:sig w:usb0="00000001" w:usb1="00000000" w:usb2="00000000" w:usb3="00000000" w:csb0="00000193"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F85296"/>
    <w:multiLevelType w:val="hybridMultilevel"/>
    <w:tmpl w:val="FB047264"/>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Bookshelf Symbol 7" w:hAnsi="Bookshelf Symbol 7"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Bookshelf Symbol 7" w:hAnsi="Bookshelf Symbol 7"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Bookshelf Symbol 7" w:hAnsi="Bookshelf Symbol 7" w:hint="default"/>
      </w:rPr>
    </w:lvl>
  </w:abstractNum>
  <w:abstractNum w:abstractNumId="1">
    <w:nsid w:val="4572650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655E1E11"/>
    <w:multiLevelType w:val="hybridMultilevel"/>
    <w:tmpl w:val="3342CD3C"/>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Bookshelf Symbol 7" w:hAnsi="Bookshelf Symbol 7"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Bookshelf Symbol 7" w:hAnsi="Bookshelf Symbol 7"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Bookshelf Symbol 7" w:hAnsi="Bookshelf Symbol 7" w:hint="default"/>
      </w:rPr>
    </w:lvl>
  </w:abstractNum>
  <w:num w:numId="1">
    <w:abstractNumId w:val="1"/>
  </w:num>
  <w:num w:numId="2">
    <w:abstractNumId w:val="2"/>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isplayBackgroundShape/>
  <w:proofState w:spelling="clean" w:grammar="clean"/>
  <w:trackRevisions/>
  <w:defaultTabStop w:val="720"/>
  <w:hyphenationZone w:val="425"/>
  <w:characterSpacingControl w:val="doNotCompress"/>
  <w:compat/>
  <w:rsids>
    <w:rsidRoot w:val="005754C2"/>
    <w:rsid w:val="00000092"/>
    <w:rsid w:val="000175CF"/>
    <w:rsid w:val="00017E73"/>
    <w:rsid w:val="00021D26"/>
    <w:rsid w:val="00022EF6"/>
    <w:rsid w:val="00024C56"/>
    <w:rsid w:val="0002734F"/>
    <w:rsid w:val="0005021F"/>
    <w:rsid w:val="000550BE"/>
    <w:rsid w:val="000938E7"/>
    <w:rsid w:val="00094D68"/>
    <w:rsid w:val="00094DDD"/>
    <w:rsid w:val="00097C64"/>
    <w:rsid w:val="000C0651"/>
    <w:rsid w:val="000C29D4"/>
    <w:rsid w:val="000C3112"/>
    <w:rsid w:val="000C3874"/>
    <w:rsid w:val="000D01BE"/>
    <w:rsid w:val="000D52E4"/>
    <w:rsid w:val="00102157"/>
    <w:rsid w:val="001059BF"/>
    <w:rsid w:val="00126EB0"/>
    <w:rsid w:val="00140ABB"/>
    <w:rsid w:val="00152BD2"/>
    <w:rsid w:val="001537E1"/>
    <w:rsid w:val="0017621E"/>
    <w:rsid w:val="00180578"/>
    <w:rsid w:val="00181DE0"/>
    <w:rsid w:val="0018490B"/>
    <w:rsid w:val="001C4669"/>
    <w:rsid w:val="001E25C8"/>
    <w:rsid w:val="001F2F6D"/>
    <w:rsid w:val="00222BB6"/>
    <w:rsid w:val="0022580E"/>
    <w:rsid w:val="00233B60"/>
    <w:rsid w:val="00252387"/>
    <w:rsid w:val="00281B48"/>
    <w:rsid w:val="002B40FE"/>
    <w:rsid w:val="002B73E8"/>
    <w:rsid w:val="002F05ED"/>
    <w:rsid w:val="00302D4E"/>
    <w:rsid w:val="00303207"/>
    <w:rsid w:val="003229A2"/>
    <w:rsid w:val="00324C42"/>
    <w:rsid w:val="00332365"/>
    <w:rsid w:val="0034756D"/>
    <w:rsid w:val="00356F3C"/>
    <w:rsid w:val="0036263D"/>
    <w:rsid w:val="00364D3F"/>
    <w:rsid w:val="003745D3"/>
    <w:rsid w:val="003928F6"/>
    <w:rsid w:val="003A4E6B"/>
    <w:rsid w:val="003B312B"/>
    <w:rsid w:val="003C3D89"/>
    <w:rsid w:val="003E1294"/>
    <w:rsid w:val="003E4C3B"/>
    <w:rsid w:val="00436C6E"/>
    <w:rsid w:val="004371BE"/>
    <w:rsid w:val="00443FFB"/>
    <w:rsid w:val="0047626F"/>
    <w:rsid w:val="004836D0"/>
    <w:rsid w:val="00484846"/>
    <w:rsid w:val="004C1BEA"/>
    <w:rsid w:val="004C5699"/>
    <w:rsid w:val="004E0C6D"/>
    <w:rsid w:val="00504660"/>
    <w:rsid w:val="00507182"/>
    <w:rsid w:val="00516114"/>
    <w:rsid w:val="00516EBE"/>
    <w:rsid w:val="00532B8C"/>
    <w:rsid w:val="00557A92"/>
    <w:rsid w:val="00561C81"/>
    <w:rsid w:val="0057272E"/>
    <w:rsid w:val="005754C2"/>
    <w:rsid w:val="00583BD3"/>
    <w:rsid w:val="005933C7"/>
    <w:rsid w:val="005A6967"/>
    <w:rsid w:val="005C10E5"/>
    <w:rsid w:val="005D11AA"/>
    <w:rsid w:val="005D75B1"/>
    <w:rsid w:val="005E3C93"/>
    <w:rsid w:val="00603D96"/>
    <w:rsid w:val="00606DB6"/>
    <w:rsid w:val="006125EF"/>
    <w:rsid w:val="00641119"/>
    <w:rsid w:val="0064145D"/>
    <w:rsid w:val="0065054C"/>
    <w:rsid w:val="006A2909"/>
    <w:rsid w:val="006A3C51"/>
    <w:rsid w:val="006B1568"/>
    <w:rsid w:val="006C41E4"/>
    <w:rsid w:val="006C608C"/>
    <w:rsid w:val="006D1F56"/>
    <w:rsid w:val="006E14A9"/>
    <w:rsid w:val="00703515"/>
    <w:rsid w:val="00722E9A"/>
    <w:rsid w:val="007315EA"/>
    <w:rsid w:val="00733683"/>
    <w:rsid w:val="007359BA"/>
    <w:rsid w:val="0073600B"/>
    <w:rsid w:val="00751192"/>
    <w:rsid w:val="0075238B"/>
    <w:rsid w:val="00754FDC"/>
    <w:rsid w:val="007769D6"/>
    <w:rsid w:val="0078296B"/>
    <w:rsid w:val="00792021"/>
    <w:rsid w:val="007A1BFE"/>
    <w:rsid w:val="007B0F91"/>
    <w:rsid w:val="007D61B5"/>
    <w:rsid w:val="007E0C23"/>
    <w:rsid w:val="007E141A"/>
    <w:rsid w:val="007F0BEF"/>
    <w:rsid w:val="007F6060"/>
    <w:rsid w:val="008079F8"/>
    <w:rsid w:val="00811376"/>
    <w:rsid w:val="008134E5"/>
    <w:rsid w:val="00820901"/>
    <w:rsid w:val="00821A46"/>
    <w:rsid w:val="0083693C"/>
    <w:rsid w:val="008420C7"/>
    <w:rsid w:val="0086089F"/>
    <w:rsid w:val="008662CC"/>
    <w:rsid w:val="00867C65"/>
    <w:rsid w:val="00870A8F"/>
    <w:rsid w:val="00877E5B"/>
    <w:rsid w:val="008914DE"/>
    <w:rsid w:val="00897055"/>
    <w:rsid w:val="008A6133"/>
    <w:rsid w:val="008B39F0"/>
    <w:rsid w:val="008C338C"/>
    <w:rsid w:val="008C348F"/>
    <w:rsid w:val="008D231A"/>
    <w:rsid w:val="00915750"/>
    <w:rsid w:val="0091694B"/>
    <w:rsid w:val="009238F4"/>
    <w:rsid w:val="00937026"/>
    <w:rsid w:val="00943825"/>
    <w:rsid w:val="00950453"/>
    <w:rsid w:val="00965B7F"/>
    <w:rsid w:val="00976CD6"/>
    <w:rsid w:val="00981E47"/>
    <w:rsid w:val="00994620"/>
    <w:rsid w:val="009A425C"/>
    <w:rsid w:val="009B19B1"/>
    <w:rsid w:val="009F120C"/>
    <w:rsid w:val="009F7D47"/>
    <w:rsid w:val="00A17032"/>
    <w:rsid w:val="00A207A4"/>
    <w:rsid w:val="00A27126"/>
    <w:rsid w:val="00A45771"/>
    <w:rsid w:val="00A53A5A"/>
    <w:rsid w:val="00A731AB"/>
    <w:rsid w:val="00A874A1"/>
    <w:rsid w:val="00AB232F"/>
    <w:rsid w:val="00AC20FF"/>
    <w:rsid w:val="00B013FA"/>
    <w:rsid w:val="00B02342"/>
    <w:rsid w:val="00B45811"/>
    <w:rsid w:val="00B55CED"/>
    <w:rsid w:val="00B635D7"/>
    <w:rsid w:val="00BA08FE"/>
    <w:rsid w:val="00BB477C"/>
    <w:rsid w:val="00BD0ACC"/>
    <w:rsid w:val="00BE13AA"/>
    <w:rsid w:val="00C00B18"/>
    <w:rsid w:val="00C00F44"/>
    <w:rsid w:val="00C12F41"/>
    <w:rsid w:val="00C176A2"/>
    <w:rsid w:val="00C26B82"/>
    <w:rsid w:val="00C2703D"/>
    <w:rsid w:val="00C31D6B"/>
    <w:rsid w:val="00C67074"/>
    <w:rsid w:val="00C97F1C"/>
    <w:rsid w:val="00CA3234"/>
    <w:rsid w:val="00CA7954"/>
    <w:rsid w:val="00CC2483"/>
    <w:rsid w:val="00CC36D4"/>
    <w:rsid w:val="00CD619C"/>
    <w:rsid w:val="00CE5D61"/>
    <w:rsid w:val="00CF5664"/>
    <w:rsid w:val="00CF7D93"/>
    <w:rsid w:val="00D21CFF"/>
    <w:rsid w:val="00D24774"/>
    <w:rsid w:val="00D324A3"/>
    <w:rsid w:val="00D6275C"/>
    <w:rsid w:val="00D6692F"/>
    <w:rsid w:val="00D8225C"/>
    <w:rsid w:val="00D8327E"/>
    <w:rsid w:val="00D85D29"/>
    <w:rsid w:val="00D91531"/>
    <w:rsid w:val="00D91E20"/>
    <w:rsid w:val="00D97395"/>
    <w:rsid w:val="00DA2140"/>
    <w:rsid w:val="00DA6FF3"/>
    <w:rsid w:val="00DA7F8E"/>
    <w:rsid w:val="00DD75DC"/>
    <w:rsid w:val="00DE036E"/>
    <w:rsid w:val="00DE4A3A"/>
    <w:rsid w:val="00E16707"/>
    <w:rsid w:val="00E257B0"/>
    <w:rsid w:val="00E31293"/>
    <w:rsid w:val="00E34255"/>
    <w:rsid w:val="00E44971"/>
    <w:rsid w:val="00E45E15"/>
    <w:rsid w:val="00E60306"/>
    <w:rsid w:val="00E6146C"/>
    <w:rsid w:val="00E82580"/>
    <w:rsid w:val="00E84F70"/>
    <w:rsid w:val="00E95F01"/>
    <w:rsid w:val="00E96E1C"/>
    <w:rsid w:val="00EA1EAA"/>
    <w:rsid w:val="00EB0BC9"/>
    <w:rsid w:val="00EB7BC2"/>
    <w:rsid w:val="00EC7B40"/>
    <w:rsid w:val="00EF0760"/>
    <w:rsid w:val="00EF43AB"/>
    <w:rsid w:val="00F00FF7"/>
    <w:rsid w:val="00F0637E"/>
    <w:rsid w:val="00F07387"/>
    <w:rsid w:val="00F15F53"/>
    <w:rsid w:val="00F20468"/>
    <w:rsid w:val="00F2104A"/>
    <w:rsid w:val="00F22076"/>
    <w:rsid w:val="00F24B04"/>
    <w:rsid w:val="00F31B9D"/>
    <w:rsid w:val="00F41ED6"/>
    <w:rsid w:val="00F45AAE"/>
    <w:rsid w:val="00F54A13"/>
    <w:rsid w:val="00F65A0E"/>
    <w:rsid w:val="00F977BB"/>
    <w:rsid w:val="00FA6B85"/>
    <w:rsid w:val="00FB6068"/>
    <w:rsid w:val="00FB7717"/>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Calibri"/>
        <w:color w:val="000000"/>
        <w:sz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9F7D47"/>
  </w:style>
  <w:style w:type="paragraph" w:styleId="Ttulo1">
    <w:name w:val="heading 1"/>
    <w:basedOn w:val="Normal"/>
    <w:next w:val="Normal"/>
    <w:rsid w:val="009F7D47"/>
    <w:pPr>
      <w:keepNext/>
      <w:keepLines/>
      <w:spacing w:before="480" w:after="120"/>
      <w:contextualSpacing/>
      <w:outlineLvl w:val="0"/>
    </w:pPr>
    <w:rPr>
      <w:b/>
      <w:sz w:val="48"/>
    </w:rPr>
  </w:style>
  <w:style w:type="paragraph" w:styleId="Ttulo2">
    <w:name w:val="heading 2"/>
    <w:basedOn w:val="Normal"/>
    <w:next w:val="Normal"/>
    <w:rsid w:val="009F7D47"/>
    <w:pPr>
      <w:keepNext/>
      <w:keepLines/>
      <w:spacing w:before="360" w:after="80"/>
      <w:contextualSpacing/>
      <w:outlineLvl w:val="1"/>
    </w:pPr>
    <w:rPr>
      <w:b/>
      <w:sz w:val="36"/>
    </w:rPr>
  </w:style>
  <w:style w:type="paragraph" w:styleId="Ttulo3">
    <w:name w:val="heading 3"/>
    <w:basedOn w:val="Normal"/>
    <w:next w:val="Normal"/>
    <w:rsid w:val="009F7D47"/>
    <w:pPr>
      <w:keepNext/>
      <w:keepLines/>
      <w:spacing w:before="280" w:after="80"/>
      <w:contextualSpacing/>
      <w:outlineLvl w:val="2"/>
    </w:pPr>
    <w:rPr>
      <w:b/>
      <w:sz w:val="28"/>
    </w:rPr>
  </w:style>
  <w:style w:type="paragraph" w:styleId="Ttulo4">
    <w:name w:val="heading 4"/>
    <w:basedOn w:val="Normal"/>
    <w:next w:val="Normal"/>
    <w:rsid w:val="009F7D47"/>
    <w:pPr>
      <w:keepNext/>
      <w:keepLines/>
      <w:spacing w:before="240" w:after="40"/>
      <w:contextualSpacing/>
      <w:outlineLvl w:val="3"/>
    </w:pPr>
    <w:rPr>
      <w:b/>
      <w:sz w:val="24"/>
    </w:rPr>
  </w:style>
  <w:style w:type="paragraph" w:styleId="Ttulo5">
    <w:name w:val="heading 5"/>
    <w:basedOn w:val="Normal"/>
    <w:next w:val="Normal"/>
    <w:rsid w:val="009F7D47"/>
    <w:pPr>
      <w:keepNext/>
      <w:keepLines/>
      <w:spacing w:before="220" w:after="40"/>
      <w:contextualSpacing/>
      <w:outlineLvl w:val="4"/>
    </w:pPr>
    <w:rPr>
      <w:b/>
    </w:rPr>
  </w:style>
  <w:style w:type="paragraph" w:styleId="Ttulo6">
    <w:name w:val="heading 6"/>
    <w:basedOn w:val="Normal"/>
    <w:next w:val="Normal"/>
    <w:rsid w:val="009F7D47"/>
    <w:pPr>
      <w:keepNext/>
      <w:keepLines/>
      <w:spacing w:before="200" w:after="40"/>
      <w:contextualSpacing/>
      <w:outlineLvl w:val="5"/>
    </w:pPr>
    <w:rPr>
      <w:b/>
      <w:sz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rsid w:val="009F7D47"/>
    <w:tblPr>
      <w:tblCellMar>
        <w:top w:w="0" w:type="dxa"/>
        <w:left w:w="0" w:type="dxa"/>
        <w:bottom w:w="0" w:type="dxa"/>
        <w:right w:w="0" w:type="dxa"/>
      </w:tblCellMar>
    </w:tblPr>
  </w:style>
  <w:style w:type="paragraph" w:styleId="Ttulo">
    <w:name w:val="Title"/>
    <w:basedOn w:val="Normal"/>
    <w:next w:val="Normal"/>
    <w:rsid w:val="009F7D47"/>
    <w:pPr>
      <w:keepNext/>
      <w:keepLines/>
      <w:spacing w:before="480" w:after="120"/>
      <w:contextualSpacing/>
    </w:pPr>
    <w:rPr>
      <w:b/>
      <w:sz w:val="72"/>
    </w:rPr>
  </w:style>
  <w:style w:type="paragraph" w:styleId="Subttulo">
    <w:name w:val="Subtitle"/>
    <w:basedOn w:val="Normal"/>
    <w:next w:val="Normal"/>
    <w:rsid w:val="009F7D47"/>
    <w:pPr>
      <w:keepNext/>
      <w:keepLines/>
      <w:spacing w:before="360" w:after="80"/>
      <w:contextualSpacing/>
    </w:pPr>
    <w:rPr>
      <w:rFonts w:ascii="Georgia" w:eastAsia="Georgia" w:hAnsi="Georgia" w:cs="Georgia"/>
      <w:i/>
      <w:color w:val="666666"/>
      <w:sz w:val="48"/>
    </w:rPr>
  </w:style>
  <w:style w:type="paragraph" w:styleId="Textodebalo">
    <w:name w:val="Balloon Text"/>
    <w:basedOn w:val="Normal"/>
    <w:link w:val="TextodebaloChar"/>
    <w:uiPriority w:val="99"/>
    <w:semiHidden/>
    <w:unhideWhenUsed/>
    <w:rsid w:val="00302D4E"/>
    <w:pPr>
      <w:spacing w:after="0" w:line="240" w:lineRule="auto"/>
    </w:pPr>
    <w:rPr>
      <w:rFonts w:ascii="Tahoma" w:hAnsi="Tahoma"/>
      <w:sz w:val="16"/>
      <w:szCs w:val="16"/>
    </w:rPr>
  </w:style>
  <w:style w:type="character" w:customStyle="1" w:styleId="TextodebaloChar">
    <w:name w:val="Texto de balão Char"/>
    <w:basedOn w:val="Fontepargpadro"/>
    <w:link w:val="Textodebalo"/>
    <w:uiPriority w:val="99"/>
    <w:semiHidden/>
    <w:rsid w:val="00302D4E"/>
    <w:rPr>
      <w:rFonts w:ascii="Tahoma" w:hAnsi="Tahoma"/>
      <w:sz w:val="16"/>
      <w:szCs w:val="16"/>
    </w:rPr>
  </w:style>
  <w:style w:type="paragraph" w:styleId="PargrafodaLista">
    <w:name w:val="List Paragraph"/>
    <w:basedOn w:val="Normal"/>
    <w:uiPriority w:val="34"/>
    <w:qFormat/>
    <w:rsid w:val="00CE5D61"/>
    <w:pPr>
      <w:ind w:left="720"/>
      <w:contextualSpacing/>
    </w:pPr>
  </w:style>
  <w:style w:type="character" w:styleId="TextodoEspaoReservado">
    <w:name w:val="Placeholder Text"/>
    <w:basedOn w:val="Fontepargpadro"/>
    <w:uiPriority w:val="99"/>
    <w:semiHidden/>
    <w:rsid w:val="00E95F01"/>
    <w:rPr>
      <w:color w:val="808080"/>
    </w:rPr>
  </w:style>
  <w:style w:type="table" w:styleId="Tabelacomgrade">
    <w:name w:val="Table Grid"/>
    <w:basedOn w:val="Tabelanormal"/>
    <w:uiPriority w:val="59"/>
    <w:rsid w:val="00870A8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Refdecomentrio">
    <w:name w:val="annotation reference"/>
    <w:basedOn w:val="Fontepargpadro"/>
    <w:uiPriority w:val="99"/>
    <w:semiHidden/>
    <w:unhideWhenUsed/>
    <w:rsid w:val="00252387"/>
    <w:rPr>
      <w:sz w:val="16"/>
      <w:szCs w:val="16"/>
    </w:rPr>
  </w:style>
  <w:style w:type="paragraph" w:styleId="Textodecomentrio">
    <w:name w:val="annotation text"/>
    <w:basedOn w:val="Normal"/>
    <w:link w:val="TextodecomentrioChar"/>
    <w:uiPriority w:val="99"/>
    <w:semiHidden/>
    <w:unhideWhenUsed/>
    <w:rsid w:val="00252387"/>
    <w:pPr>
      <w:spacing w:line="240" w:lineRule="auto"/>
    </w:pPr>
    <w:rPr>
      <w:sz w:val="20"/>
    </w:rPr>
  </w:style>
  <w:style w:type="character" w:customStyle="1" w:styleId="TextodecomentrioChar">
    <w:name w:val="Texto de comentário Char"/>
    <w:basedOn w:val="Fontepargpadro"/>
    <w:link w:val="Textodecomentrio"/>
    <w:uiPriority w:val="99"/>
    <w:semiHidden/>
    <w:rsid w:val="00252387"/>
    <w:rPr>
      <w:sz w:val="20"/>
    </w:rPr>
  </w:style>
  <w:style w:type="paragraph" w:styleId="Assuntodocomentrio">
    <w:name w:val="annotation subject"/>
    <w:basedOn w:val="Textodecomentrio"/>
    <w:next w:val="Textodecomentrio"/>
    <w:link w:val="AssuntodocomentrioChar"/>
    <w:uiPriority w:val="99"/>
    <w:semiHidden/>
    <w:unhideWhenUsed/>
    <w:rsid w:val="00252387"/>
    <w:rPr>
      <w:b/>
      <w:bCs/>
    </w:rPr>
  </w:style>
  <w:style w:type="character" w:customStyle="1" w:styleId="AssuntodocomentrioChar">
    <w:name w:val="Assunto do comentário Char"/>
    <w:basedOn w:val="TextodecomentrioChar"/>
    <w:link w:val="Assuntodocomentrio"/>
    <w:uiPriority w:val="99"/>
    <w:semiHidden/>
    <w:rsid w:val="00252387"/>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color w:val="000000"/>
        <w:sz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pPr>
      <w:keepNext/>
      <w:keepLines/>
      <w:spacing w:before="480" w:after="120"/>
      <w:contextualSpacing/>
      <w:outlineLvl w:val="0"/>
    </w:pPr>
    <w:rPr>
      <w:b/>
      <w:sz w:val="48"/>
    </w:rPr>
  </w:style>
  <w:style w:type="paragraph" w:styleId="Ttulo2">
    <w:name w:val="heading 2"/>
    <w:basedOn w:val="Normal"/>
    <w:next w:val="Normal"/>
    <w:pPr>
      <w:keepNext/>
      <w:keepLines/>
      <w:spacing w:before="360" w:after="80"/>
      <w:contextualSpacing/>
      <w:outlineLvl w:val="1"/>
    </w:pPr>
    <w:rPr>
      <w:b/>
      <w:sz w:val="36"/>
    </w:rPr>
  </w:style>
  <w:style w:type="paragraph" w:styleId="Ttulo3">
    <w:name w:val="heading 3"/>
    <w:basedOn w:val="Normal"/>
    <w:next w:val="Normal"/>
    <w:pPr>
      <w:keepNext/>
      <w:keepLines/>
      <w:spacing w:before="280" w:after="80"/>
      <w:contextualSpacing/>
      <w:outlineLvl w:val="2"/>
    </w:pPr>
    <w:rPr>
      <w:b/>
      <w:sz w:val="28"/>
    </w:rPr>
  </w:style>
  <w:style w:type="paragraph" w:styleId="Ttulo4">
    <w:name w:val="heading 4"/>
    <w:basedOn w:val="Normal"/>
    <w:next w:val="Normal"/>
    <w:pPr>
      <w:keepNext/>
      <w:keepLines/>
      <w:spacing w:before="240" w:after="40"/>
      <w:contextualSpacing/>
      <w:outlineLvl w:val="3"/>
    </w:pPr>
    <w:rPr>
      <w:b/>
      <w:sz w:val="24"/>
    </w:rPr>
  </w:style>
  <w:style w:type="paragraph" w:styleId="Ttulo5">
    <w:name w:val="heading 5"/>
    <w:basedOn w:val="Normal"/>
    <w:next w:val="Normal"/>
    <w:pPr>
      <w:keepNext/>
      <w:keepLines/>
      <w:spacing w:before="220" w:after="40"/>
      <w:contextualSpacing/>
      <w:outlineLvl w:val="4"/>
    </w:pPr>
    <w:rPr>
      <w:b/>
    </w:rPr>
  </w:style>
  <w:style w:type="paragraph" w:styleId="Ttulo6">
    <w:name w:val="heading 6"/>
    <w:basedOn w:val="Normal"/>
    <w:next w:val="Normal"/>
    <w:pPr>
      <w:keepNext/>
      <w:keepLines/>
      <w:spacing w:before="200" w:after="40"/>
      <w:contextualSpacing/>
      <w:outlineLvl w:val="5"/>
    </w:pPr>
    <w:rPr>
      <w:b/>
      <w:sz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contextualSpacing/>
    </w:pPr>
    <w:rPr>
      <w:b/>
      <w:sz w:val="72"/>
    </w:rPr>
  </w:style>
  <w:style w:type="paragraph" w:styleId="Subttulo">
    <w:name w:val="Subtitle"/>
    <w:basedOn w:val="Normal"/>
    <w:next w:val="Normal"/>
    <w:pPr>
      <w:keepNext/>
      <w:keepLines/>
      <w:spacing w:before="360" w:after="80"/>
      <w:contextualSpacing/>
    </w:pPr>
    <w:rPr>
      <w:rFonts w:ascii="Georgia" w:eastAsia="Georgia" w:hAnsi="Georgia" w:cs="Georgia"/>
      <w:i/>
      <w:color w:val="666666"/>
      <w:sz w:val="48"/>
    </w:rPr>
  </w:style>
  <w:style w:type="paragraph" w:styleId="Textodebalo">
    <w:name w:val="Balloon Text"/>
    <w:basedOn w:val="Normal"/>
    <w:link w:val="TextodebaloChar"/>
    <w:uiPriority w:val="99"/>
    <w:semiHidden/>
    <w:unhideWhenUsed/>
    <w:rsid w:val="00302D4E"/>
    <w:pPr>
      <w:spacing w:after="0" w:line="240" w:lineRule="auto"/>
    </w:pPr>
    <w:rPr>
      <w:rFonts w:ascii="Tahoma" w:hAnsi="Tahoma"/>
      <w:sz w:val="16"/>
      <w:szCs w:val="16"/>
    </w:rPr>
  </w:style>
  <w:style w:type="character" w:customStyle="1" w:styleId="TextodebaloChar">
    <w:name w:val="Texto de balão Char"/>
    <w:basedOn w:val="Fontepargpadro"/>
    <w:link w:val="Textodebalo"/>
    <w:uiPriority w:val="99"/>
    <w:semiHidden/>
    <w:rsid w:val="00302D4E"/>
    <w:rPr>
      <w:rFonts w:ascii="Tahoma" w:hAnsi="Tahoma"/>
      <w:sz w:val="16"/>
      <w:szCs w:val="16"/>
    </w:rPr>
  </w:style>
  <w:style w:type="paragraph" w:styleId="PargrafodaLista">
    <w:name w:val="List Paragraph"/>
    <w:basedOn w:val="Normal"/>
    <w:uiPriority w:val="34"/>
    <w:qFormat/>
    <w:rsid w:val="00CE5D61"/>
    <w:pPr>
      <w:ind w:left="720"/>
      <w:contextualSpacing/>
    </w:pPr>
  </w:style>
  <w:style w:type="character" w:styleId="TextodoEspaoReservado">
    <w:name w:val="Placeholder Text"/>
    <w:basedOn w:val="Fontepargpadro"/>
    <w:uiPriority w:val="99"/>
    <w:semiHidden/>
    <w:rsid w:val="00E95F01"/>
    <w:rPr>
      <w:color w:val="808080"/>
    </w:rPr>
  </w:style>
  <w:style w:type="table" w:styleId="Tabelacomgrade">
    <w:name w:val="Table Grid"/>
    <w:basedOn w:val="Tabelanormal"/>
    <w:uiPriority w:val="59"/>
    <w:rsid w:val="00870A8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3" Type="http://schemas.openxmlformats.org/officeDocument/2006/relationships/image" Target="media/image7.gif"/><Relationship Id="rId18" Type="http://schemas.openxmlformats.org/officeDocument/2006/relationships/image" Target="media/image12.gif"/><Relationship Id="rId26" Type="http://schemas.openxmlformats.org/officeDocument/2006/relationships/image" Target="media/image20.gif"/><Relationship Id="rId39" Type="http://schemas.openxmlformats.org/officeDocument/2006/relationships/image" Target="media/image33.png"/><Relationship Id="rId21" Type="http://schemas.openxmlformats.org/officeDocument/2006/relationships/image" Target="media/image15.gif"/><Relationship Id="rId34" Type="http://schemas.openxmlformats.org/officeDocument/2006/relationships/image" Target="media/image28.gif"/><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7" Type="http://schemas.openxmlformats.org/officeDocument/2006/relationships/image" Target="media/image1.gif"/><Relationship Id="rId2" Type="http://schemas.openxmlformats.org/officeDocument/2006/relationships/numbering" Target="numbering.xml"/><Relationship Id="rId16" Type="http://schemas.openxmlformats.org/officeDocument/2006/relationships/image" Target="media/image10.gif"/><Relationship Id="rId20" Type="http://schemas.openxmlformats.org/officeDocument/2006/relationships/image" Target="media/image14.png"/><Relationship Id="rId29" Type="http://schemas.openxmlformats.org/officeDocument/2006/relationships/image" Target="media/image23.gif"/><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5.gif"/><Relationship Id="rId24" Type="http://schemas.openxmlformats.org/officeDocument/2006/relationships/image" Target="media/image18.gif"/><Relationship Id="rId32" Type="http://schemas.openxmlformats.org/officeDocument/2006/relationships/image" Target="media/image26.gif"/><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image" Target="media/image9.gif"/><Relationship Id="rId23" Type="http://schemas.openxmlformats.org/officeDocument/2006/relationships/image" Target="media/image17.gif"/><Relationship Id="rId28" Type="http://schemas.openxmlformats.org/officeDocument/2006/relationships/image" Target="media/image22.gif"/><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4.gif"/><Relationship Id="rId19" Type="http://schemas.openxmlformats.org/officeDocument/2006/relationships/image" Target="media/image13.gif"/><Relationship Id="rId31" Type="http://schemas.openxmlformats.org/officeDocument/2006/relationships/image" Target="media/image25.gif"/><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gif"/><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gif"/><Relationship Id="rId30" Type="http://schemas.openxmlformats.org/officeDocument/2006/relationships/image" Target="media/image24.gif"/><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fontTable" Target="fontTable.xml"/><Relationship Id="rId8" Type="http://schemas.openxmlformats.org/officeDocument/2006/relationships/image" Target="media/image2.gif"/><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6.gif"/><Relationship Id="rId17" Type="http://schemas.openxmlformats.org/officeDocument/2006/relationships/image" Target="media/image11.gif"/><Relationship Id="rId25" Type="http://schemas.openxmlformats.org/officeDocument/2006/relationships/image" Target="media/image19.gif"/><Relationship Id="rId33" Type="http://schemas.openxmlformats.org/officeDocument/2006/relationships/image" Target="media/image27.gif"/><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44A7194-BBE3-4EF4-B7A7-998DC7E5C5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TotalTime>
  <Pages>24</Pages>
  <Words>4663</Words>
  <Characters>25186</Characters>
  <Application>Microsoft Office Word</Application>
  <DocSecurity>0</DocSecurity>
  <Lines>209</Lines>
  <Paragraphs>59</Paragraphs>
  <ScaleCrop>false</ScaleCrop>
  <HeadingPairs>
    <vt:vector size="2" baseType="variant">
      <vt:variant>
        <vt:lpstr>Título</vt:lpstr>
      </vt:variant>
      <vt:variant>
        <vt:i4>1</vt:i4>
      </vt:variant>
    </vt:vector>
  </HeadingPairs>
  <TitlesOfParts>
    <vt:vector size="1" baseType="lpstr">
      <vt:lpstr>Numerical solution for transient convection.docx</vt:lpstr>
    </vt:vector>
  </TitlesOfParts>
  <Company/>
  <LinksUpToDate>false</LinksUpToDate>
  <CharactersWithSpaces>29790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Numerical solution for transient convection.docx</dc:title>
  <dc:creator>Quirijn de Jong van Lier</dc:creator>
  <cp:lastModifiedBy>Quirijn</cp:lastModifiedBy>
  <cp:revision>3</cp:revision>
  <cp:lastPrinted>2015-02-05T13:29:00Z</cp:lastPrinted>
  <dcterms:created xsi:type="dcterms:W3CDTF">2015-02-06T12:26:00Z</dcterms:created>
  <dcterms:modified xsi:type="dcterms:W3CDTF">2015-02-06T17:40:00Z</dcterms:modified>
</cp:coreProperties>
</file>